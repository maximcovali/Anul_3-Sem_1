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22F7E" w14:textId="2A84BEBB" w:rsidR="008605FC" w:rsidRDefault="008605FC" w:rsidP="00D82840">
      <w:pPr>
        <w:spacing w:before="360"/>
        <w:jc w:val="both"/>
      </w:pPr>
    </w:p>
    <w:p w14:paraId="72B667CB" w14:textId="77777777" w:rsidR="008605FC" w:rsidRPr="00134081" w:rsidRDefault="008605FC" w:rsidP="008605FC">
      <w:pPr>
        <w:spacing w:before="120" w:line="360" w:lineRule="auto"/>
        <w:jc w:val="center"/>
        <w:rPr>
          <w:rFonts w:ascii="Trebuchet MS" w:hAnsi="Trebuchet MS"/>
          <w:lang w:val="ro-RO"/>
        </w:rPr>
      </w:pPr>
      <w:r w:rsidRPr="00134081">
        <w:rPr>
          <w:rFonts w:ascii="Trebuchet MS" w:hAnsi="Trebuchet MS"/>
          <w:lang w:val="ro-RO"/>
        </w:rPr>
        <w:t>FACULTATEA DE CIBERNETICĂ, STATISTICĂ ŞI INFORMATICĂ ECONOMICĂ</w:t>
      </w:r>
    </w:p>
    <w:p w14:paraId="5AB8DB5E" w14:textId="77777777" w:rsidR="008605FC" w:rsidRPr="00134081" w:rsidRDefault="008605FC" w:rsidP="008605FC">
      <w:pPr>
        <w:spacing w:before="120" w:line="360" w:lineRule="auto"/>
        <w:rPr>
          <w:lang w:val="ro-RO"/>
        </w:rPr>
      </w:pPr>
      <w:r w:rsidRPr="00134081">
        <w:rPr>
          <w:noProof/>
          <w:sz w:val="40"/>
          <w:szCs w:val="40"/>
          <w:lang w:val="ro-RO"/>
        </w:rPr>
        <mc:AlternateContent>
          <mc:Choice Requires="wps">
            <w:drawing>
              <wp:anchor distT="0" distB="0" distL="114300" distR="114300" simplePos="0" relativeHeight="251661312" behindDoc="0" locked="0" layoutInCell="1" allowOverlap="1" wp14:anchorId="2CBC3CE6" wp14:editId="4C790D95">
                <wp:simplePos x="0" y="0"/>
                <wp:positionH relativeFrom="column">
                  <wp:posOffset>-114300</wp:posOffset>
                </wp:positionH>
                <wp:positionV relativeFrom="paragraph">
                  <wp:posOffset>45720</wp:posOffset>
                </wp:positionV>
                <wp:extent cx="6172200" cy="0"/>
                <wp:effectExtent l="28575" t="36195" r="28575" b="30480"/>
                <wp:wrapNone/>
                <wp:docPr id="1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57150" cmpd="thickThin">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6B4D3"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6pt" to="47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" strokecolor="#969696" strokeweight="4.5pt">
                <v:stroke linestyle="thickThin"/>
              </v:line>
            </w:pict>
          </mc:Fallback>
        </mc:AlternateContent>
      </w:r>
    </w:p>
    <w:p w14:paraId="00C49279" w14:textId="77777777" w:rsidR="008605FC" w:rsidRPr="00134081" w:rsidRDefault="008605FC" w:rsidP="008605FC">
      <w:pPr>
        <w:spacing w:before="120" w:line="360" w:lineRule="auto"/>
        <w:rPr>
          <w:lang w:val="ro-RO"/>
        </w:rPr>
      </w:pPr>
    </w:p>
    <w:p w14:paraId="1033DFF6" w14:textId="77777777" w:rsidR="008605FC" w:rsidRPr="00134081" w:rsidRDefault="008605FC" w:rsidP="008605FC">
      <w:pPr>
        <w:spacing w:before="120" w:line="360" w:lineRule="auto"/>
        <w:rPr>
          <w:lang w:val="ro-RO"/>
        </w:rPr>
      </w:pPr>
    </w:p>
    <w:p w14:paraId="31239618" w14:textId="77777777" w:rsidR="008605FC" w:rsidRPr="00134081" w:rsidRDefault="008605FC" w:rsidP="008605FC">
      <w:pPr>
        <w:spacing w:before="120" w:line="360" w:lineRule="auto"/>
        <w:rPr>
          <w:lang w:val="ro-RO"/>
        </w:rPr>
      </w:pPr>
    </w:p>
    <w:p w14:paraId="3D41DEC3" w14:textId="77777777" w:rsidR="008605FC" w:rsidRPr="00134081" w:rsidRDefault="008605FC" w:rsidP="008605FC">
      <w:pPr>
        <w:spacing w:before="120" w:line="360" w:lineRule="auto"/>
        <w:rPr>
          <w:lang w:val="ro-RO"/>
        </w:rPr>
      </w:pPr>
      <w:r w:rsidRPr="00134081">
        <w:rPr>
          <w:lang w:val="ro-RO"/>
        </w:rPr>
        <w:t xml:space="preserve">  </w:t>
      </w:r>
    </w:p>
    <w:p w14:paraId="230BBE57" w14:textId="77777777" w:rsidR="008605FC" w:rsidRPr="00134081" w:rsidRDefault="008605FC" w:rsidP="008605FC">
      <w:pPr>
        <w:jc w:val="both"/>
        <w:rPr>
          <w:b/>
          <w:lang w:val="ro-RO"/>
        </w:rPr>
      </w:pPr>
    </w:p>
    <w:p w14:paraId="1491C329" w14:textId="77777777" w:rsidR="008605FC" w:rsidRPr="00134081" w:rsidRDefault="008605FC" w:rsidP="008605FC">
      <w:pPr>
        <w:jc w:val="both"/>
        <w:rPr>
          <w:b/>
          <w:lang w:val="ro-RO"/>
        </w:rPr>
      </w:pPr>
    </w:p>
    <w:p w14:paraId="36F8AE2C" w14:textId="77777777" w:rsidR="008605FC" w:rsidRPr="00134081" w:rsidRDefault="008605FC" w:rsidP="008605FC">
      <w:pPr>
        <w:jc w:val="both"/>
        <w:rPr>
          <w:b/>
          <w:lang w:val="ro-RO"/>
        </w:rPr>
      </w:pPr>
    </w:p>
    <w:p w14:paraId="7D3EA340" w14:textId="77777777" w:rsidR="008605FC" w:rsidRPr="00134081" w:rsidRDefault="008605FC" w:rsidP="008605FC">
      <w:pPr>
        <w:jc w:val="both"/>
        <w:rPr>
          <w:b/>
          <w:lang w:val="ro-RO"/>
        </w:rPr>
      </w:pPr>
    </w:p>
    <w:p w14:paraId="6709C336" w14:textId="77777777" w:rsidR="008605FC" w:rsidRPr="00134081" w:rsidRDefault="008605FC" w:rsidP="008605FC">
      <w:pPr>
        <w:jc w:val="both"/>
        <w:rPr>
          <w:b/>
          <w:lang w:val="ro-RO"/>
        </w:rPr>
      </w:pPr>
    </w:p>
    <w:p w14:paraId="7C92DD48" w14:textId="77777777" w:rsidR="008605FC" w:rsidRPr="00134081" w:rsidRDefault="008605FC" w:rsidP="008605FC">
      <w:pPr>
        <w:jc w:val="both"/>
        <w:rPr>
          <w:b/>
          <w:lang w:val="ro-RO"/>
        </w:rPr>
      </w:pPr>
    </w:p>
    <w:p w14:paraId="1BD44F58" w14:textId="77777777" w:rsidR="008605FC" w:rsidRPr="00134081" w:rsidRDefault="008605FC" w:rsidP="008605FC">
      <w:pPr>
        <w:rPr>
          <w:b/>
          <w:sz w:val="36"/>
          <w:szCs w:val="36"/>
          <w:lang w:val="ro-RO"/>
        </w:rPr>
      </w:pPr>
    </w:p>
    <w:p w14:paraId="3AF4A641" w14:textId="77777777" w:rsidR="008605FC" w:rsidRPr="00134081" w:rsidRDefault="008605FC" w:rsidP="008605FC">
      <w:pPr>
        <w:jc w:val="center"/>
        <w:rPr>
          <w:rFonts w:ascii="Trebuchet MS" w:hAnsi="Trebuchet MS"/>
          <w:b/>
          <w:sz w:val="36"/>
          <w:szCs w:val="36"/>
          <w:lang w:val="ro-RO"/>
        </w:rPr>
      </w:pPr>
    </w:p>
    <w:p w14:paraId="569AE9CC" w14:textId="292B8E57" w:rsidR="008605FC" w:rsidRPr="00134081" w:rsidRDefault="008605FC" w:rsidP="008605FC">
      <w:pPr>
        <w:jc w:val="center"/>
        <w:rPr>
          <w:rFonts w:ascii="Trebuchet MS" w:hAnsi="Trebuchet MS"/>
          <w:b/>
          <w:lang w:val="ro-RO"/>
        </w:rPr>
      </w:pPr>
      <w:r w:rsidRPr="00134081">
        <w:rPr>
          <w:rFonts w:ascii="Trebuchet MS" w:hAnsi="Trebuchet MS"/>
          <w:b/>
          <w:sz w:val="36"/>
          <w:szCs w:val="36"/>
          <w:lang w:val="ro-RO"/>
        </w:rPr>
        <w:t xml:space="preserve">PROIECT </w:t>
      </w:r>
      <w:r w:rsidR="00C84F72">
        <w:rPr>
          <w:rFonts w:ascii="Trebuchet MS" w:hAnsi="Trebuchet MS"/>
          <w:b/>
          <w:sz w:val="36"/>
          <w:szCs w:val="36"/>
          <w:lang w:val="ro-RO"/>
        </w:rPr>
        <w:t>ANALIZA DATELOR</w:t>
      </w:r>
    </w:p>
    <w:p w14:paraId="10081D51" w14:textId="1B7F7200" w:rsidR="008605FC" w:rsidRPr="00134081" w:rsidRDefault="000F6779" w:rsidP="008605FC">
      <w:pPr>
        <w:jc w:val="center"/>
        <w:rPr>
          <w:rFonts w:ascii="Trebuchet MS" w:hAnsi="Trebuchet MS"/>
          <w:b/>
          <w:sz w:val="32"/>
          <w:szCs w:val="32"/>
          <w:lang w:val="ro-RO"/>
        </w:rPr>
      </w:pPr>
      <w:r w:rsidRPr="00001036">
        <w:rPr>
          <w:rFonts w:ascii="Trebuchet MS" w:hAnsi="Trebuchet MS"/>
          <w:b/>
          <w:sz w:val="32"/>
          <w:szCs w:val="32"/>
          <w:lang w:val="ro-RO"/>
        </w:rPr>
        <w:t>CALITATEA VIEȚII ÎN UNIUNEA EUROPEANĂ</w:t>
      </w:r>
      <w:r>
        <w:rPr>
          <w:rFonts w:ascii="Trebuchet MS" w:hAnsi="Trebuchet MS"/>
          <w:b/>
          <w:sz w:val="32"/>
          <w:szCs w:val="32"/>
          <w:lang w:val="ro-RO"/>
        </w:rPr>
        <w:t xml:space="preserve"> ȘI </w:t>
      </w:r>
      <w:r w:rsidRPr="000F6779">
        <w:rPr>
          <w:rFonts w:ascii="Trebuchet MS" w:hAnsi="Trebuchet MS"/>
          <w:b/>
          <w:sz w:val="32"/>
          <w:szCs w:val="32"/>
          <w:lang w:val="ro-RO"/>
        </w:rPr>
        <w:t>CLASIFICAREA ȚĂRILOR DIN UNIUNEA EUROPEANĂ DUPĂ INDICATORII PRIVIND STAREA SĂNĂTĂȚII</w:t>
      </w:r>
    </w:p>
    <w:p w14:paraId="2259569D" w14:textId="77777777" w:rsidR="008605FC" w:rsidRPr="00134081" w:rsidRDefault="008605FC" w:rsidP="008605FC">
      <w:pPr>
        <w:jc w:val="both"/>
        <w:rPr>
          <w:b/>
          <w:lang w:val="ro-RO"/>
        </w:rPr>
      </w:pPr>
    </w:p>
    <w:p w14:paraId="585C82A0" w14:textId="77777777" w:rsidR="008605FC" w:rsidRPr="00134081" w:rsidRDefault="008605FC" w:rsidP="008605FC">
      <w:pPr>
        <w:jc w:val="both"/>
        <w:rPr>
          <w:b/>
          <w:lang w:val="ro-RO"/>
        </w:rPr>
      </w:pPr>
    </w:p>
    <w:p w14:paraId="700C19CD" w14:textId="77777777" w:rsidR="008605FC" w:rsidRPr="00134081" w:rsidRDefault="008605FC" w:rsidP="008605FC">
      <w:pPr>
        <w:jc w:val="both"/>
        <w:rPr>
          <w:b/>
          <w:lang w:val="ro-RO"/>
        </w:rPr>
      </w:pPr>
    </w:p>
    <w:p w14:paraId="1B46B9F9" w14:textId="77777777" w:rsidR="008605FC" w:rsidRPr="00134081" w:rsidRDefault="008605FC" w:rsidP="008605FC">
      <w:pPr>
        <w:jc w:val="both"/>
        <w:rPr>
          <w:b/>
          <w:lang w:val="ro-RO"/>
        </w:rPr>
      </w:pPr>
    </w:p>
    <w:p w14:paraId="03593989" w14:textId="77777777" w:rsidR="008605FC" w:rsidRPr="00134081" w:rsidRDefault="008605FC" w:rsidP="008605FC">
      <w:pPr>
        <w:jc w:val="both"/>
        <w:rPr>
          <w:b/>
          <w:lang w:val="ro-RO"/>
        </w:rPr>
      </w:pPr>
    </w:p>
    <w:p w14:paraId="1100F977" w14:textId="77777777" w:rsidR="008605FC" w:rsidRPr="00134081" w:rsidRDefault="008605FC" w:rsidP="008605FC">
      <w:pPr>
        <w:jc w:val="both"/>
        <w:rPr>
          <w:b/>
          <w:lang w:val="ro-RO"/>
        </w:rPr>
      </w:pPr>
    </w:p>
    <w:p w14:paraId="6D6F02A6" w14:textId="77777777" w:rsidR="008605FC" w:rsidRPr="00134081" w:rsidRDefault="008605FC" w:rsidP="008605FC">
      <w:pPr>
        <w:jc w:val="both"/>
        <w:rPr>
          <w:b/>
          <w:lang w:val="ro-RO"/>
        </w:rPr>
      </w:pPr>
    </w:p>
    <w:p w14:paraId="56C591E4" w14:textId="77777777" w:rsidR="008605FC" w:rsidRPr="00134081" w:rsidRDefault="008605FC" w:rsidP="008605FC">
      <w:pPr>
        <w:jc w:val="both"/>
        <w:rPr>
          <w:b/>
          <w:lang w:val="ro-RO"/>
        </w:rPr>
      </w:pPr>
    </w:p>
    <w:p w14:paraId="747AADC5" w14:textId="5BCE586B" w:rsidR="008605FC" w:rsidRDefault="008605FC" w:rsidP="008605FC">
      <w:pPr>
        <w:jc w:val="both"/>
        <w:rPr>
          <w:b/>
          <w:lang w:val="ro-RO"/>
        </w:rPr>
      </w:pPr>
    </w:p>
    <w:p w14:paraId="1622F8C2" w14:textId="56ADF5EE" w:rsidR="00D82840" w:rsidRDefault="00D82840" w:rsidP="008605FC">
      <w:pPr>
        <w:jc w:val="both"/>
        <w:rPr>
          <w:b/>
          <w:lang w:val="ro-RO"/>
        </w:rPr>
      </w:pPr>
    </w:p>
    <w:p w14:paraId="6AC081ED" w14:textId="76455276" w:rsidR="00D82840" w:rsidRDefault="00D82840" w:rsidP="008605FC">
      <w:pPr>
        <w:jc w:val="both"/>
        <w:rPr>
          <w:b/>
          <w:lang w:val="ro-RO"/>
        </w:rPr>
      </w:pPr>
    </w:p>
    <w:p w14:paraId="5C797240" w14:textId="3A20E4FB" w:rsidR="00D82840" w:rsidRDefault="00D82840" w:rsidP="008605FC">
      <w:pPr>
        <w:jc w:val="both"/>
        <w:rPr>
          <w:b/>
          <w:lang w:val="ro-RO"/>
        </w:rPr>
      </w:pPr>
    </w:p>
    <w:p w14:paraId="1AFD41F5" w14:textId="00D82681" w:rsidR="00D82840" w:rsidRDefault="00D82840" w:rsidP="008605FC">
      <w:pPr>
        <w:jc w:val="both"/>
        <w:rPr>
          <w:b/>
          <w:lang w:val="ro-RO"/>
        </w:rPr>
      </w:pPr>
    </w:p>
    <w:p w14:paraId="7F49D5D0" w14:textId="4E9C7A2F" w:rsidR="00D82840" w:rsidRDefault="00D82840" w:rsidP="008605FC">
      <w:pPr>
        <w:jc w:val="both"/>
        <w:rPr>
          <w:b/>
          <w:lang w:val="ro-RO"/>
        </w:rPr>
      </w:pPr>
    </w:p>
    <w:p w14:paraId="6408388F" w14:textId="77777777" w:rsidR="00D82840" w:rsidRPr="00134081" w:rsidRDefault="00D82840" w:rsidP="008605FC">
      <w:pPr>
        <w:jc w:val="both"/>
        <w:rPr>
          <w:b/>
          <w:lang w:val="ro-RO"/>
        </w:rPr>
      </w:pPr>
    </w:p>
    <w:p w14:paraId="21694585" w14:textId="77777777" w:rsidR="008605FC" w:rsidRPr="00134081" w:rsidRDefault="008605FC" w:rsidP="008605FC">
      <w:pPr>
        <w:jc w:val="both"/>
        <w:rPr>
          <w:b/>
          <w:lang w:val="ro-RO"/>
        </w:rPr>
      </w:pPr>
    </w:p>
    <w:p w14:paraId="5E9CC8F8" w14:textId="77777777" w:rsidR="008605FC" w:rsidRPr="00134081" w:rsidRDefault="008605FC" w:rsidP="008605FC">
      <w:pPr>
        <w:jc w:val="both"/>
        <w:rPr>
          <w:b/>
          <w:lang w:val="ro-RO"/>
        </w:rPr>
      </w:pPr>
    </w:p>
    <w:p w14:paraId="0BAC794E" w14:textId="6CAD9249" w:rsidR="008605FC" w:rsidRDefault="008605FC" w:rsidP="008605FC">
      <w:pPr>
        <w:spacing w:before="120"/>
        <w:rPr>
          <w:rFonts w:ascii="Trebuchet MS" w:hAnsi="Trebuchet MS"/>
          <w:b/>
          <w:lang w:val="ro-RO"/>
        </w:rPr>
      </w:pPr>
      <w:r w:rsidRPr="00134081">
        <w:rPr>
          <w:rFonts w:ascii="Trebuchet MS" w:hAnsi="Trebuchet MS"/>
          <w:b/>
          <w:lang w:val="ro-RO"/>
        </w:rPr>
        <w:t>Dărămuș Alexa-Georgeta,</w:t>
      </w:r>
      <w:r w:rsidRPr="00134081">
        <w:rPr>
          <w:rFonts w:ascii="Trebuchet MS" w:hAnsi="Trebuchet MS"/>
          <w:lang w:val="ro-RO"/>
        </w:rPr>
        <w:t xml:space="preserve"> </w:t>
      </w:r>
      <w:r w:rsidRPr="00134081">
        <w:rPr>
          <w:rFonts w:ascii="Trebuchet MS" w:hAnsi="Trebuchet MS"/>
          <w:b/>
          <w:lang w:val="ro-RO"/>
        </w:rPr>
        <w:t xml:space="preserve">Programul de licență în Informatică Economică, Anul </w:t>
      </w:r>
      <w:r>
        <w:rPr>
          <w:rFonts w:ascii="Trebuchet MS" w:hAnsi="Trebuchet MS"/>
          <w:b/>
          <w:lang w:val="ro-RO"/>
        </w:rPr>
        <w:t>3</w:t>
      </w:r>
      <w:r w:rsidRPr="00134081">
        <w:rPr>
          <w:rFonts w:ascii="Trebuchet MS" w:hAnsi="Trebuchet MS"/>
          <w:b/>
          <w:lang w:val="ro-RO"/>
        </w:rPr>
        <w:t xml:space="preserve"> de studiu – ID, Grupa 11</w:t>
      </w:r>
      <w:r>
        <w:rPr>
          <w:rFonts w:ascii="Trebuchet MS" w:hAnsi="Trebuchet MS"/>
          <w:b/>
          <w:lang w:val="ro-RO"/>
        </w:rPr>
        <w:t>21</w:t>
      </w:r>
      <w:r w:rsidRPr="00134081">
        <w:rPr>
          <w:rFonts w:ascii="Trebuchet MS" w:hAnsi="Trebuchet MS"/>
          <w:lang w:val="ro-RO"/>
        </w:rPr>
        <w:br w:type="page"/>
      </w:r>
    </w:p>
    <w:p w14:paraId="5AE79684" w14:textId="77777777" w:rsidR="008605FC" w:rsidRPr="008605FC" w:rsidRDefault="008605FC" w:rsidP="008605FC">
      <w:pPr>
        <w:spacing w:before="120"/>
        <w:rPr>
          <w:rFonts w:ascii="Trebuchet MS" w:hAnsi="Trebuchet MS"/>
          <w:b/>
          <w:lang w:val="ro-RO"/>
        </w:rPr>
      </w:pPr>
    </w:p>
    <w:p w14:paraId="2EDE97D7" w14:textId="1340C0C4" w:rsidR="001A4367" w:rsidRPr="00EA322D" w:rsidRDefault="001A4367" w:rsidP="00850444">
      <w:pPr>
        <w:pStyle w:val="Listparagraf"/>
        <w:numPr>
          <w:ilvl w:val="0"/>
          <w:numId w:val="1"/>
        </w:numPr>
        <w:spacing w:before="360"/>
        <w:ind w:left="0" w:firstLine="851"/>
        <w:jc w:val="both"/>
        <w:rPr>
          <w:rFonts w:ascii="Trebuchet MS" w:hAnsi="Trebuchet MS"/>
          <w:b/>
          <w:sz w:val="22"/>
          <w:szCs w:val="22"/>
          <w:lang w:val="ro-RO"/>
        </w:rPr>
      </w:pPr>
      <w:bookmarkStart w:id="0" w:name="_Hlk536106550"/>
      <w:r w:rsidRPr="00EA322D">
        <w:rPr>
          <w:rFonts w:ascii="Trebuchet MS" w:hAnsi="Trebuchet MS"/>
          <w:b/>
          <w:sz w:val="22"/>
          <w:szCs w:val="22"/>
          <w:lang w:val="ro-RO"/>
        </w:rPr>
        <w:t>Calitatea vieții în Uniunea Europeană</w:t>
      </w:r>
      <w:r w:rsidR="00015FF0">
        <w:rPr>
          <w:rFonts w:ascii="Trebuchet MS" w:hAnsi="Trebuchet MS"/>
          <w:b/>
          <w:sz w:val="22"/>
          <w:szCs w:val="22"/>
          <w:lang w:val="ro-RO"/>
        </w:rPr>
        <w:t xml:space="preserve"> </w:t>
      </w:r>
      <w:bookmarkStart w:id="1" w:name="_GoBack"/>
      <w:bookmarkEnd w:id="1"/>
    </w:p>
    <w:bookmarkEnd w:id="0"/>
    <w:p w14:paraId="732E15EC" w14:textId="1666FD2C" w:rsidR="001A4367" w:rsidRPr="00EA322D" w:rsidRDefault="001A4367" w:rsidP="00D006E5">
      <w:pPr>
        <w:spacing w:before="120" w:line="288" w:lineRule="auto"/>
        <w:ind w:firstLine="851"/>
        <w:jc w:val="both"/>
        <w:rPr>
          <w:rFonts w:ascii="Trebuchet MS" w:hAnsi="Trebuchet MS"/>
          <w:strike/>
          <w:sz w:val="22"/>
          <w:szCs w:val="22"/>
          <w:lang w:val="ro-RO"/>
        </w:rPr>
      </w:pPr>
      <w:r w:rsidRPr="00EA322D">
        <w:rPr>
          <w:rFonts w:ascii="Trebuchet MS" w:hAnsi="Trebuchet MS"/>
          <w:sz w:val="22"/>
          <w:szCs w:val="22"/>
          <w:lang w:val="ro-RO"/>
        </w:rPr>
        <w:t xml:space="preserve">Prezentul studiu realizează o analiză în componente principale a </w:t>
      </w:r>
      <w:r w:rsidR="00857779" w:rsidRPr="00EA322D">
        <w:rPr>
          <w:rFonts w:ascii="Trebuchet MS" w:hAnsi="Trebuchet MS"/>
          <w:sz w:val="22"/>
          <w:szCs w:val="22"/>
          <w:lang w:val="ro-RO"/>
        </w:rPr>
        <w:t>calității vieții în Uniunea Europeană</w:t>
      </w:r>
      <w:r w:rsidRPr="00EA322D">
        <w:rPr>
          <w:rFonts w:ascii="Trebuchet MS" w:hAnsi="Trebuchet MS"/>
          <w:sz w:val="22"/>
          <w:szCs w:val="22"/>
          <w:lang w:val="ro-RO"/>
        </w:rPr>
        <w:t xml:space="preserve"> la nivelul anului 2016. </w:t>
      </w:r>
      <w:r w:rsidR="00DF723D" w:rsidRPr="00EA322D">
        <w:rPr>
          <w:rFonts w:ascii="Trebuchet MS" w:hAnsi="Trebuchet MS"/>
          <w:sz w:val="22"/>
          <w:szCs w:val="22"/>
          <w:lang w:val="ro-RO"/>
        </w:rPr>
        <w:t>Calitatea vieții</w:t>
      </w:r>
      <w:r w:rsidRPr="00EA322D">
        <w:rPr>
          <w:rFonts w:ascii="Trebuchet MS" w:hAnsi="Trebuchet MS"/>
          <w:sz w:val="22"/>
          <w:szCs w:val="22"/>
          <w:lang w:val="ro-RO"/>
        </w:rPr>
        <w:t xml:space="preserve"> este descrisă cu ajutorul a 1</w:t>
      </w:r>
      <w:r w:rsidR="00DF723D" w:rsidRPr="00EA322D">
        <w:rPr>
          <w:rFonts w:ascii="Trebuchet MS" w:hAnsi="Trebuchet MS"/>
          <w:sz w:val="22"/>
          <w:szCs w:val="22"/>
          <w:lang w:val="ro-RO"/>
        </w:rPr>
        <w:t>2 indicatori prezentați în T</w:t>
      </w:r>
      <w:r w:rsidRPr="00EA322D">
        <w:rPr>
          <w:rFonts w:ascii="Trebuchet MS" w:hAnsi="Trebuchet MS"/>
          <w:sz w:val="22"/>
          <w:szCs w:val="22"/>
          <w:lang w:val="ro-RO"/>
        </w:rPr>
        <w:t xml:space="preserve">abelul 1, indicatori aflați în </w:t>
      </w:r>
      <w:r w:rsidR="00870585" w:rsidRPr="00EA322D">
        <w:rPr>
          <w:rFonts w:ascii="Trebuchet MS" w:hAnsi="Trebuchet MS"/>
          <w:sz w:val="22"/>
          <w:szCs w:val="22"/>
          <w:lang w:val="ro-RO"/>
        </w:rPr>
        <w:t>grupul</w:t>
      </w:r>
      <w:r w:rsidRPr="00EA322D">
        <w:rPr>
          <w:rFonts w:ascii="Trebuchet MS" w:hAnsi="Trebuchet MS"/>
          <w:sz w:val="22"/>
          <w:szCs w:val="22"/>
          <w:lang w:val="ro-RO"/>
        </w:rPr>
        <w:t xml:space="preserve"> de date </w:t>
      </w:r>
      <w:proofErr w:type="spellStart"/>
      <w:r w:rsidR="00870585" w:rsidRPr="00EA322D">
        <w:rPr>
          <w:rFonts w:ascii="Trebuchet MS" w:hAnsi="Trebuchet MS"/>
          <w:sz w:val="22"/>
          <w:szCs w:val="22"/>
          <w:lang w:val="ro-RO"/>
        </w:rPr>
        <w:t>Eurostat</w:t>
      </w:r>
      <w:proofErr w:type="spellEnd"/>
      <w:r w:rsidRPr="00EA322D">
        <w:rPr>
          <w:rFonts w:ascii="Trebuchet MS" w:hAnsi="Trebuchet MS"/>
          <w:sz w:val="22"/>
          <w:szCs w:val="22"/>
          <w:lang w:val="ro-RO"/>
        </w:rPr>
        <w:t xml:space="preserve"> referito</w:t>
      </w:r>
      <w:r w:rsidR="004F3DD9">
        <w:rPr>
          <w:rFonts w:ascii="Trebuchet MS" w:hAnsi="Trebuchet MS"/>
          <w:sz w:val="22"/>
          <w:szCs w:val="22"/>
          <w:lang w:val="ro-RO"/>
        </w:rPr>
        <w:t>r</w:t>
      </w:r>
      <w:r w:rsidRPr="00EA322D">
        <w:rPr>
          <w:rFonts w:ascii="Trebuchet MS" w:hAnsi="Trebuchet MS"/>
          <w:sz w:val="22"/>
          <w:szCs w:val="22"/>
          <w:lang w:val="ro-RO"/>
        </w:rPr>
        <w:t xml:space="preserve"> la acest aspect</w:t>
      </w:r>
      <w:r w:rsidR="00870585" w:rsidRPr="00EA322D">
        <w:rPr>
          <w:rFonts w:ascii="Trebuchet MS" w:hAnsi="Trebuchet MS"/>
          <w:sz w:val="22"/>
          <w:szCs w:val="22"/>
          <w:lang w:val="ro-RO"/>
        </w:rPr>
        <w:t xml:space="preserve"> (Quality of Life)</w:t>
      </w:r>
      <w:r w:rsidRPr="00EA322D">
        <w:rPr>
          <w:rStyle w:val="Referinnotdesubsol"/>
          <w:rFonts w:ascii="Trebuchet MS" w:hAnsi="Trebuchet MS"/>
          <w:sz w:val="22"/>
          <w:szCs w:val="22"/>
          <w:lang w:val="ro-RO"/>
        </w:rPr>
        <w:footnoteReference w:id="1"/>
      </w:r>
      <w:r w:rsidRPr="00EA322D">
        <w:rPr>
          <w:rFonts w:ascii="Trebuchet MS" w:hAnsi="Trebuchet MS"/>
          <w:sz w:val="22"/>
          <w:szCs w:val="22"/>
          <w:lang w:val="ro-RO"/>
        </w:rPr>
        <w:t xml:space="preserve">. Datele prelucrate sunt preluate </w:t>
      </w:r>
      <w:r w:rsidR="00870585" w:rsidRPr="00EA322D">
        <w:rPr>
          <w:rFonts w:ascii="Trebuchet MS" w:hAnsi="Trebuchet MS"/>
          <w:sz w:val="22"/>
          <w:szCs w:val="22"/>
          <w:lang w:val="ro-RO"/>
        </w:rPr>
        <w:t>dintr-un</w:t>
      </w:r>
      <w:r w:rsidRPr="00EA322D">
        <w:rPr>
          <w:rFonts w:ascii="Trebuchet MS" w:hAnsi="Trebuchet MS"/>
          <w:sz w:val="22"/>
          <w:szCs w:val="22"/>
          <w:lang w:val="ro-RO"/>
        </w:rPr>
        <w:t xml:space="preserve"> fișier text de tip </w:t>
      </w:r>
      <w:proofErr w:type="spellStart"/>
      <w:r w:rsidRPr="00EA322D">
        <w:rPr>
          <w:rFonts w:ascii="Trebuchet MS" w:hAnsi="Trebuchet MS"/>
          <w:i/>
          <w:sz w:val="22"/>
          <w:szCs w:val="22"/>
          <w:lang w:val="ro-RO"/>
        </w:rPr>
        <w:t>csv</w:t>
      </w:r>
      <w:proofErr w:type="spellEnd"/>
      <w:r w:rsidRPr="00EA322D">
        <w:rPr>
          <w:rFonts w:ascii="Trebuchet MS" w:hAnsi="Trebuchet MS"/>
          <w:sz w:val="22"/>
          <w:szCs w:val="22"/>
          <w:lang w:val="ro-RO"/>
        </w:rPr>
        <w:t xml:space="preserve"> anexate studiului</w:t>
      </w:r>
      <w:r w:rsidR="00870585" w:rsidRPr="00EA322D">
        <w:rPr>
          <w:rFonts w:ascii="Trebuchet MS" w:hAnsi="Trebuchet MS"/>
          <w:sz w:val="22"/>
          <w:szCs w:val="22"/>
          <w:lang w:val="ro-RO"/>
        </w:rPr>
        <w:t xml:space="preserve"> </w:t>
      </w:r>
      <w:r w:rsidR="00870585" w:rsidRPr="00EA322D">
        <w:rPr>
          <w:rFonts w:ascii="Trebuchet MS" w:hAnsi="Trebuchet MS"/>
          <w:i/>
          <w:sz w:val="22"/>
          <w:szCs w:val="22"/>
          <w:lang w:val="ro-RO"/>
        </w:rPr>
        <w:t>CalitateaVietii</w:t>
      </w:r>
      <w:r w:rsidRPr="00EA322D">
        <w:rPr>
          <w:rFonts w:ascii="Trebuchet MS" w:hAnsi="Trebuchet MS"/>
          <w:i/>
          <w:sz w:val="22"/>
          <w:szCs w:val="22"/>
          <w:lang w:val="ro-RO"/>
        </w:rPr>
        <w:t>.csv</w:t>
      </w:r>
      <w:r w:rsidRPr="00EA322D">
        <w:rPr>
          <w:rFonts w:ascii="Trebuchet MS" w:hAnsi="Trebuchet MS"/>
          <w:sz w:val="22"/>
          <w:szCs w:val="22"/>
          <w:lang w:val="ro-RO"/>
        </w:rPr>
        <w:t>.</w:t>
      </w:r>
      <w:r w:rsidRPr="00EA322D">
        <w:rPr>
          <w:rFonts w:ascii="Trebuchet MS" w:hAnsi="Trebuchet MS"/>
          <w:strike/>
          <w:sz w:val="22"/>
          <w:szCs w:val="22"/>
          <w:lang w:val="ro-RO"/>
        </w:rPr>
        <w:t xml:space="preserve"> </w:t>
      </w:r>
    </w:p>
    <w:p w14:paraId="4A0C059B" w14:textId="260E69F7" w:rsidR="001A4367" w:rsidRPr="00EA322D" w:rsidRDefault="00D2784E" w:rsidP="00D2784E">
      <w:pPr>
        <w:spacing w:before="120"/>
        <w:jc w:val="both"/>
        <w:rPr>
          <w:rFonts w:ascii="Trebuchet MS" w:hAnsi="Trebuchet MS"/>
          <w:sz w:val="22"/>
          <w:szCs w:val="22"/>
          <w:lang w:val="ro-RO"/>
        </w:rPr>
      </w:pPr>
      <w:r w:rsidRPr="00EA322D">
        <w:rPr>
          <w:rFonts w:ascii="Trebuchet MS" w:hAnsi="Trebuchet MS"/>
          <w:sz w:val="22"/>
          <w:szCs w:val="22"/>
          <w:lang w:val="ro-RO"/>
        </w:rPr>
        <w:t>Tabelul 1. Variabilele observate</w:t>
      </w:r>
    </w:p>
    <w:tbl>
      <w:tblPr>
        <w:tblStyle w:val="Tabelgril1Luminos"/>
        <w:tblW w:w="0" w:type="auto"/>
        <w:tblLook w:val="04A0" w:firstRow="1" w:lastRow="0" w:firstColumn="1" w:lastColumn="0" w:noHBand="0" w:noVBand="1"/>
      </w:tblPr>
      <w:tblGrid>
        <w:gridCol w:w="976"/>
        <w:gridCol w:w="3600"/>
        <w:gridCol w:w="4366"/>
      </w:tblGrid>
      <w:tr w:rsidR="001A4367" w:rsidRPr="00EA322D" w14:paraId="0B9CE07B" w14:textId="77777777" w:rsidTr="007D27A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hideMark/>
          </w:tcPr>
          <w:p w14:paraId="4A3FE359" w14:textId="77777777" w:rsidR="001A4367" w:rsidRPr="00EA322D" w:rsidRDefault="001A4367" w:rsidP="00A102DE">
            <w:pPr>
              <w:jc w:val="center"/>
              <w:rPr>
                <w:rFonts w:ascii="Trebuchet MS" w:hAnsi="Trebuchet MS"/>
                <w:sz w:val="22"/>
                <w:szCs w:val="22"/>
                <w:lang w:val="ro-RO"/>
              </w:rPr>
            </w:pPr>
            <w:r w:rsidRPr="00EA322D">
              <w:rPr>
                <w:rFonts w:ascii="Trebuchet MS" w:hAnsi="Trebuchet MS"/>
                <w:sz w:val="22"/>
                <w:szCs w:val="22"/>
                <w:lang w:val="ro-RO"/>
              </w:rPr>
              <w:t>Cod</w:t>
            </w:r>
          </w:p>
        </w:tc>
        <w:tc>
          <w:tcPr>
            <w:tcW w:w="3600" w:type="dxa"/>
            <w:noWrap/>
            <w:vAlign w:val="center"/>
            <w:hideMark/>
          </w:tcPr>
          <w:p w14:paraId="1001B795" w14:textId="77777777" w:rsidR="001A4367" w:rsidRPr="00EA322D" w:rsidRDefault="001A4367" w:rsidP="00A102DE">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Denumire</w:t>
            </w:r>
          </w:p>
        </w:tc>
        <w:tc>
          <w:tcPr>
            <w:tcW w:w="4366" w:type="dxa"/>
            <w:noWrap/>
            <w:vAlign w:val="center"/>
            <w:hideMark/>
          </w:tcPr>
          <w:p w14:paraId="2CEC9856" w14:textId="77777777" w:rsidR="001A4367" w:rsidRPr="00EA322D" w:rsidRDefault="000E3292" w:rsidP="00A102DE">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Unitate de măsură</w:t>
            </w:r>
          </w:p>
        </w:tc>
      </w:tr>
      <w:tr w:rsidR="00E818C7" w:rsidRPr="00EA322D" w14:paraId="486C7D5E" w14:textId="77777777" w:rsidTr="007D27AB">
        <w:trPr>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tcPr>
          <w:p w14:paraId="1C5C7BDE" w14:textId="77777777" w:rsidR="00E818C7" w:rsidRPr="00EA322D" w:rsidRDefault="00E818C7" w:rsidP="000A1880">
            <w:pPr>
              <w:jc w:val="center"/>
              <w:rPr>
                <w:rFonts w:ascii="Trebuchet MS" w:hAnsi="Trebuchet MS"/>
                <w:sz w:val="22"/>
                <w:szCs w:val="22"/>
                <w:lang w:val="ro-RO"/>
              </w:rPr>
            </w:pPr>
            <w:r w:rsidRPr="00EA322D">
              <w:rPr>
                <w:rFonts w:ascii="Trebuchet MS" w:hAnsi="Trebuchet MS"/>
                <w:sz w:val="22"/>
                <w:szCs w:val="22"/>
                <w:lang w:val="ro-RO"/>
              </w:rPr>
              <w:t>CIE</w:t>
            </w:r>
          </w:p>
        </w:tc>
        <w:tc>
          <w:tcPr>
            <w:tcW w:w="3600" w:type="dxa"/>
            <w:noWrap/>
            <w:vAlign w:val="center"/>
          </w:tcPr>
          <w:p w14:paraId="2308BB6F" w14:textId="77777777" w:rsidR="00E818C7" w:rsidRPr="00EA322D" w:rsidRDefault="00E818C7" w:rsidP="00F55328">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Consumul individual efectiv în prețuri curente</w:t>
            </w:r>
          </w:p>
        </w:tc>
        <w:tc>
          <w:tcPr>
            <w:tcW w:w="4366" w:type="dxa"/>
            <w:noWrap/>
            <w:vAlign w:val="center"/>
          </w:tcPr>
          <w:p w14:paraId="210B4540" w14:textId="77777777" w:rsidR="00E818C7" w:rsidRPr="00EA322D" w:rsidRDefault="00E818C7" w:rsidP="00E818C7">
            <w:pPr>
              <w:tabs>
                <w:tab w:val="right" w:pos="4150"/>
              </w:tabs>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Euro</w:t>
            </w:r>
          </w:p>
        </w:tc>
      </w:tr>
      <w:tr w:rsidR="00C0470F" w:rsidRPr="00EA322D" w14:paraId="3E0CC43B" w14:textId="77777777" w:rsidTr="007D27AB">
        <w:trPr>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tcPr>
          <w:p w14:paraId="0512662E" w14:textId="77777777" w:rsidR="00C0470F" w:rsidRPr="00EA322D" w:rsidRDefault="00C0470F" w:rsidP="000A1880">
            <w:pPr>
              <w:jc w:val="center"/>
              <w:rPr>
                <w:rFonts w:ascii="Trebuchet MS" w:hAnsi="Trebuchet MS"/>
                <w:sz w:val="22"/>
                <w:szCs w:val="22"/>
                <w:lang w:val="ro-RO"/>
              </w:rPr>
            </w:pPr>
            <w:r w:rsidRPr="00EA322D">
              <w:rPr>
                <w:rFonts w:ascii="Trebuchet MS" w:hAnsi="Trebuchet MS"/>
                <w:sz w:val="22"/>
                <w:szCs w:val="22"/>
                <w:lang w:val="ro-RO"/>
              </w:rPr>
              <w:t>VNMA</w:t>
            </w:r>
          </w:p>
        </w:tc>
        <w:tc>
          <w:tcPr>
            <w:tcW w:w="3600" w:type="dxa"/>
            <w:noWrap/>
            <w:vAlign w:val="center"/>
          </w:tcPr>
          <w:p w14:paraId="2DE69CD2" w14:textId="77777777" w:rsidR="00C0470F" w:rsidRPr="00EA322D" w:rsidRDefault="00C0470F" w:rsidP="00C0470F">
            <w:pPr>
              <w:jc w:val="both"/>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Venitul net mediu anual</w:t>
            </w:r>
          </w:p>
        </w:tc>
        <w:tc>
          <w:tcPr>
            <w:tcW w:w="4366" w:type="dxa"/>
            <w:noWrap/>
            <w:vAlign w:val="center"/>
          </w:tcPr>
          <w:p w14:paraId="031B0147" w14:textId="77777777" w:rsidR="00C0470F" w:rsidRPr="00EA322D" w:rsidRDefault="00C0470F" w:rsidP="00C0470F">
            <w:pPr>
              <w:tabs>
                <w:tab w:val="right" w:pos="4150"/>
              </w:tabs>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Euro</w:t>
            </w:r>
          </w:p>
        </w:tc>
      </w:tr>
      <w:tr w:rsidR="00C0470F" w:rsidRPr="00EA322D" w14:paraId="4A9F6C0F" w14:textId="77777777" w:rsidTr="007D27AB">
        <w:trPr>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hideMark/>
          </w:tcPr>
          <w:p w14:paraId="0AD0D133" w14:textId="77777777" w:rsidR="00C0470F" w:rsidRPr="00EA322D" w:rsidRDefault="00C0470F" w:rsidP="000A1880">
            <w:pPr>
              <w:jc w:val="center"/>
              <w:rPr>
                <w:rFonts w:ascii="Trebuchet MS" w:hAnsi="Trebuchet MS"/>
                <w:sz w:val="22"/>
                <w:szCs w:val="22"/>
                <w:lang w:val="ro-RO"/>
              </w:rPr>
            </w:pPr>
            <w:r w:rsidRPr="00EA322D">
              <w:rPr>
                <w:rFonts w:ascii="Trebuchet MS" w:hAnsi="Trebuchet MS"/>
                <w:sz w:val="22"/>
                <w:szCs w:val="22"/>
                <w:lang w:val="ro-RO"/>
              </w:rPr>
              <w:t>PRS</w:t>
            </w:r>
          </w:p>
        </w:tc>
        <w:tc>
          <w:tcPr>
            <w:tcW w:w="3600" w:type="dxa"/>
            <w:noWrap/>
            <w:vAlign w:val="center"/>
            <w:hideMark/>
          </w:tcPr>
          <w:p w14:paraId="07F639C5" w14:textId="77777777" w:rsidR="00C0470F" w:rsidRPr="00EA322D" w:rsidRDefault="00C0470F" w:rsidP="00C0470F">
            <w:pPr>
              <w:jc w:val="both"/>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Ponderea persoanelor aflate în risc de sărăcie</w:t>
            </w:r>
          </w:p>
        </w:tc>
        <w:tc>
          <w:tcPr>
            <w:tcW w:w="4366" w:type="dxa"/>
            <w:noWrap/>
            <w:vAlign w:val="center"/>
            <w:hideMark/>
          </w:tcPr>
          <w:p w14:paraId="0C12DC70"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Procentaj</w:t>
            </w:r>
          </w:p>
        </w:tc>
      </w:tr>
      <w:tr w:rsidR="00C0470F" w:rsidRPr="00EA322D" w14:paraId="124CFE2E" w14:textId="77777777" w:rsidTr="007D27AB">
        <w:trPr>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tcPr>
          <w:p w14:paraId="61015E34" w14:textId="77777777" w:rsidR="00C0470F" w:rsidRPr="00EA322D" w:rsidRDefault="00C0470F" w:rsidP="000A1880">
            <w:pPr>
              <w:jc w:val="center"/>
              <w:rPr>
                <w:rFonts w:ascii="Trebuchet MS" w:hAnsi="Trebuchet MS"/>
                <w:sz w:val="22"/>
                <w:szCs w:val="22"/>
                <w:lang w:val="ro-RO"/>
              </w:rPr>
            </w:pPr>
            <w:r w:rsidRPr="00EA322D">
              <w:rPr>
                <w:rFonts w:ascii="Trebuchet MS" w:hAnsi="Trebuchet MS"/>
                <w:sz w:val="22"/>
                <w:szCs w:val="22"/>
                <w:lang w:val="ro-RO"/>
              </w:rPr>
              <w:t>PLI</w:t>
            </w:r>
          </w:p>
        </w:tc>
        <w:tc>
          <w:tcPr>
            <w:tcW w:w="3600" w:type="dxa"/>
            <w:noWrap/>
            <w:vAlign w:val="center"/>
          </w:tcPr>
          <w:p w14:paraId="0C87DA2B"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trike/>
                <w:sz w:val="22"/>
                <w:szCs w:val="22"/>
                <w:lang w:val="ro-RO"/>
              </w:rPr>
            </w:pPr>
            <w:r w:rsidRPr="00EA322D">
              <w:rPr>
                <w:rFonts w:ascii="Trebuchet MS" w:hAnsi="Trebuchet MS"/>
                <w:sz w:val="22"/>
                <w:szCs w:val="22"/>
                <w:lang w:val="ro-RO"/>
              </w:rPr>
              <w:t>Ponderea persoanelor care locuiesc în condiții inadecvate</w:t>
            </w:r>
          </w:p>
        </w:tc>
        <w:tc>
          <w:tcPr>
            <w:tcW w:w="4366" w:type="dxa"/>
            <w:noWrap/>
            <w:vAlign w:val="center"/>
          </w:tcPr>
          <w:p w14:paraId="52C95EF7"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trike/>
                <w:sz w:val="22"/>
                <w:szCs w:val="22"/>
                <w:lang w:val="ro-RO"/>
              </w:rPr>
            </w:pPr>
            <w:r w:rsidRPr="00EA322D">
              <w:rPr>
                <w:rFonts w:ascii="Trebuchet MS" w:hAnsi="Trebuchet MS"/>
                <w:sz w:val="22"/>
                <w:szCs w:val="22"/>
                <w:lang w:val="ro-RO"/>
              </w:rPr>
              <w:t>Procentaj</w:t>
            </w:r>
          </w:p>
        </w:tc>
      </w:tr>
      <w:tr w:rsidR="00C0470F" w:rsidRPr="00EA322D" w14:paraId="1BA76454" w14:textId="77777777" w:rsidTr="007D27AB">
        <w:trPr>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tcPr>
          <w:p w14:paraId="2EBFD306" w14:textId="77777777" w:rsidR="00C0470F" w:rsidRPr="00EA322D" w:rsidRDefault="00C0470F" w:rsidP="000A1880">
            <w:pPr>
              <w:jc w:val="center"/>
              <w:rPr>
                <w:rFonts w:ascii="Trebuchet MS" w:hAnsi="Trebuchet MS"/>
                <w:sz w:val="22"/>
                <w:szCs w:val="22"/>
                <w:lang w:val="ro-RO"/>
              </w:rPr>
            </w:pPr>
            <w:r w:rsidRPr="00EA322D">
              <w:rPr>
                <w:rFonts w:ascii="Trebuchet MS" w:hAnsi="Trebuchet MS"/>
                <w:sz w:val="22"/>
                <w:szCs w:val="22"/>
                <w:lang w:val="ro-RO"/>
              </w:rPr>
              <w:t>RS</w:t>
            </w:r>
          </w:p>
        </w:tc>
        <w:tc>
          <w:tcPr>
            <w:tcW w:w="3600" w:type="dxa"/>
            <w:noWrap/>
            <w:vAlign w:val="center"/>
          </w:tcPr>
          <w:p w14:paraId="100F5C62"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Rata șomajului</w:t>
            </w:r>
          </w:p>
        </w:tc>
        <w:tc>
          <w:tcPr>
            <w:tcW w:w="4366" w:type="dxa"/>
            <w:noWrap/>
            <w:vAlign w:val="center"/>
          </w:tcPr>
          <w:p w14:paraId="3857CEDA"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trike/>
                <w:sz w:val="22"/>
                <w:szCs w:val="22"/>
                <w:lang w:val="ro-RO"/>
              </w:rPr>
            </w:pPr>
            <w:r w:rsidRPr="00EA322D">
              <w:rPr>
                <w:rFonts w:ascii="Trebuchet MS" w:hAnsi="Trebuchet MS"/>
                <w:sz w:val="22"/>
                <w:szCs w:val="22"/>
                <w:lang w:val="ro-RO"/>
              </w:rPr>
              <w:t>Procentaj</w:t>
            </w:r>
          </w:p>
        </w:tc>
      </w:tr>
      <w:tr w:rsidR="00C0470F" w:rsidRPr="00EA322D" w14:paraId="7D2171AB" w14:textId="77777777" w:rsidTr="007D27AB">
        <w:trPr>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tcPr>
          <w:p w14:paraId="7FC0A9E7" w14:textId="77777777" w:rsidR="00C0470F" w:rsidRPr="00EA322D" w:rsidRDefault="00C0470F" w:rsidP="000A1880">
            <w:pPr>
              <w:jc w:val="center"/>
              <w:rPr>
                <w:rFonts w:ascii="Trebuchet MS" w:hAnsi="Trebuchet MS"/>
                <w:sz w:val="22"/>
                <w:szCs w:val="22"/>
                <w:lang w:val="ro-RO"/>
              </w:rPr>
            </w:pPr>
            <w:r w:rsidRPr="00EA322D">
              <w:rPr>
                <w:rFonts w:ascii="Trebuchet MS" w:hAnsi="Trebuchet MS"/>
                <w:sz w:val="22"/>
                <w:szCs w:val="22"/>
                <w:lang w:val="ro-RO"/>
              </w:rPr>
              <w:t>OLSM</w:t>
            </w:r>
          </w:p>
        </w:tc>
        <w:tc>
          <w:tcPr>
            <w:tcW w:w="3600" w:type="dxa"/>
            <w:noWrap/>
            <w:vAlign w:val="center"/>
          </w:tcPr>
          <w:p w14:paraId="1D42F663"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Orele lucrate în medie săptămânal</w:t>
            </w:r>
          </w:p>
        </w:tc>
        <w:tc>
          <w:tcPr>
            <w:tcW w:w="4366" w:type="dxa"/>
            <w:noWrap/>
            <w:vAlign w:val="center"/>
          </w:tcPr>
          <w:p w14:paraId="2CF2E3FF"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Ore</w:t>
            </w:r>
          </w:p>
        </w:tc>
      </w:tr>
      <w:tr w:rsidR="00C0470F" w:rsidRPr="00EA322D" w14:paraId="47E798F6" w14:textId="77777777" w:rsidTr="007D27AB">
        <w:trPr>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tcPr>
          <w:p w14:paraId="0712AAA1" w14:textId="77777777" w:rsidR="00C0470F" w:rsidRPr="00EA322D" w:rsidRDefault="00C0470F" w:rsidP="000A1880">
            <w:pPr>
              <w:jc w:val="center"/>
              <w:rPr>
                <w:rFonts w:ascii="Trebuchet MS" w:hAnsi="Trebuchet MS"/>
                <w:sz w:val="22"/>
                <w:szCs w:val="22"/>
                <w:lang w:val="ro-RO"/>
              </w:rPr>
            </w:pPr>
            <w:r w:rsidRPr="00EA322D">
              <w:rPr>
                <w:rFonts w:ascii="Trebuchet MS" w:hAnsi="Trebuchet MS"/>
                <w:sz w:val="22"/>
                <w:szCs w:val="22"/>
                <w:lang w:val="ro-RO"/>
              </w:rPr>
              <w:t>SV</w:t>
            </w:r>
          </w:p>
        </w:tc>
        <w:tc>
          <w:tcPr>
            <w:tcW w:w="3600" w:type="dxa"/>
            <w:noWrap/>
            <w:vAlign w:val="center"/>
          </w:tcPr>
          <w:p w14:paraId="72289F8D"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Speranța de viață</w:t>
            </w:r>
          </w:p>
        </w:tc>
        <w:tc>
          <w:tcPr>
            <w:tcW w:w="4366" w:type="dxa"/>
            <w:noWrap/>
            <w:vAlign w:val="center"/>
          </w:tcPr>
          <w:p w14:paraId="1B7DE5DA"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Ani</w:t>
            </w:r>
          </w:p>
        </w:tc>
      </w:tr>
      <w:tr w:rsidR="00C0470F" w:rsidRPr="00EA322D" w14:paraId="20971FE1" w14:textId="77777777" w:rsidTr="007D27AB">
        <w:trPr>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tcPr>
          <w:p w14:paraId="1AE3FB1F" w14:textId="77777777" w:rsidR="00C0470F" w:rsidRPr="00EA322D" w:rsidRDefault="00C0470F" w:rsidP="000A1880">
            <w:pPr>
              <w:jc w:val="center"/>
              <w:rPr>
                <w:rFonts w:ascii="Trebuchet MS" w:hAnsi="Trebuchet MS"/>
                <w:sz w:val="22"/>
                <w:szCs w:val="22"/>
                <w:lang w:val="ro-RO"/>
              </w:rPr>
            </w:pPr>
            <w:r w:rsidRPr="00EA322D">
              <w:rPr>
                <w:rFonts w:ascii="Trebuchet MS" w:hAnsi="Trebuchet MS"/>
                <w:sz w:val="22"/>
                <w:szCs w:val="22"/>
                <w:lang w:val="ro-RO"/>
              </w:rPr>
              <w:t>PSS</w:t>
            </w:r>
          </w:p>
        </w:tc>
        <w:tc>
          <w:tcPr>
            <w:tcW w:w="3600" w:type="dxa"/>
            <w:noWrap/>
            <w:vAlign w:val="center"/>
          </w:tcPr>
          <w:p w14:paraId="3725A15D"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Ponderea persoanelor cu studii superioare</w:t>
            </w:r>
          </w:p>
        </w:tc>
        <w:tc>
          <w:tcPr>
            <w:tcW w:w="4366" w:type="dxa"/>
            <w:noWrap/>
            <w:vAlign w:val="center"/>
          </w:tcPr>
          <w:p w14:paraId="39AC431A"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Procentaj</w:t>
            </w:r>
          </w:p>
        </w:tc>
      </w:tr>
      <w:tr w:rsidR="00C0470F" w:rsidRPr="00EA322D" w14:paraId="1BB08E88" w14:textId="77777777" w:rsidTr="007D27AB">
        <w:trPr>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hideMark/>
          </w:tcPr>
          <w:p w14:paraId="60AEAFA3" w14:textId="77777777" w:rsidR="00C0470F" w:rsidRPr="00EA322D" w:rsidRDefault="00C0470F" w:rsidP="000A1880">
            <w:pPr>
              <w:jc w:val="center"/>
              <w:rPr>
                <w:rFonts w:ascii="Trebuchet MS" w:hAnsi="Trebuchet MS"/>
                <w:sz w:val="22"/>
                <w:szCs w:val="22"/>
                <w:lang w:val="ro-RO"/>
              </w:rPr>
            </w:pPr>
            <w:r w:rsidRPr="00EA322D">
              <w:rPr>
                <w:rFonts w:ascii="Trebuchet MS" w:hAnsi="Trebuchet MS"/>
                <w:sz w:val="22"/>
                <w:szCs w:val="22"/>
                <w:lang w:val="ro-RO"/>
              </w:rPr>
              <w:t>RAD</w:t>
            </w:r>
          </w:p>
        </w:tc>
        <w:tc>
          <w:tcPr>
            <w:tcW w:w="3600" w:type="dxa"/>
            <w:noWrap/>
            <w:vAlign w:val="center"/>
            <w:hideMark/>
          </w:tcPr>
          <w:p w14:paraId="2894E332" w14:textId="77777777" w:rsidR="00C0470F" w:rsidRPr="00EA322D" w:rsidRDefault="00C0470F" w:rsidP="00C0470F">
            <w:pPr>
              <w:jc w:val="both"/>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Rata de abandon în educație</w:t>
            </w:r>
          </w:p>
        </w:tc>
        <w:tc>
          <w:tcPr>
            <w:tcW w:w="4366" w:type="dxa"/>
            <w:noWrap/>
            <w:vAlign w:val="center"/>
            <w:hideMark/>
          </w:tcPr>
          <w:p w14:paraId="72DCCCFA"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trike/>
                <w:sz w:val="22"/>
                <w:szCs w:val="22"/>
                <w:lang w:val="ro-RO"/>
              </w:rPr>
            </w:pPr>
            <w:r w:rsidRPr="00EA322D">
              <w:rPr>
                <w:rFonts w:ascii="Trebuchet MS" w:hAnsi="Trebuchet MS"/>
                <w:sz w:val="22"/>
                <w:szCs w:val="22"/>
                <w:lang w:val="ro-RO"/>
              </w:rPr>
              <w:t>Procentaj</w:t>
            </w:r>
          </w:p>
        </w:tc>
      </w:tr>
      <w:tr w:rsidR="00C0470F" w:rsidRPr="00EA322D" w14:paraId="2FFD96A9" w14:textId="77777777" w:rsidTr="007D27AB">
        <w:trPr>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hideMark/>
          </w:tcPr>
          <w:p w14:paraId="5F58A6AF" w14:textId="77777777" w:rsidR="00C0470F" w:rsidRPr="00EA322D" w:rsidRDefault="00C0470F" w:rsidP="000A1880">
            <w:pPr>
              <w:jc w:val="center"/>
              <w:rPr>
                <w:rFonts w:ascii="Trebuchet MS" w:hAnsi="Trebuchet MS"/>
                <w:sz w:val="22"/>
                <w:szCs w:val="22"/>
                <w:lang w:val="ro-RO"/>
              </w:rPr>
            </w:pPr>
            <w:r w:rsidRPr="00EA322D">
              <w:rPr>
                <w:rFonts w:ascii="Trebuchet MS" w:hAnsi="Trebuchet MS"/>
                <w:sz w:val="22"/>
                <w:szCs w:val="22"/>
                <w:lang w:val="ro-RO"/>
              </w:rPr>
              <w:t>PAD</w:t>
            </w:r>
          </w:p>
        </w:tc>
        <w:tc>
          <w:tcPr>
            <w:tcW w:w="3600" w:type="dxa"/>
            <w:noWrap/>
            <w:vAlign w:val="center"/>
            <w:hideMark/>
          </w:tcPr>
          <w:p w14:paraId="66FF7903" w14:textId="77777777" w:rsidR="00C0470F" w:rsidRPr="00EA322D" w:rsidRDefault="00C0470F" w:rsidP="00C0470F">
            <w:pPr>
              <w:jc w:val="both"/>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Ponderea persoanelor cu abilități digitale</w:t>
            </w:r>
          </w:p>
        </w:tc>
        <w:tc>
          <w:tcPr>
            <w:tcW w:w="4366" w:type="dxa"/>
            <w:noWrap/>
            <w:vAlign w:val="center"/>
            <w:hideMark/>
          </w:tcPr>
          <w:p w14:paraId="71D26870"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trike/>
                <w:sz w:val="22"/>
                <w:szCs w:val="22"/>
                <w:lang w:val="ro-RO"/>
              </w:rPr>
            </w:pPr>
            <w:r w:rsidRPr="00EA322D">
              <w:rPr>
                <w:rFonts w:ascii="Trebuchet MS" w:hAnsi="Trebuchet MS"/>
                <w:sz w:val="22"/>
                <w:szCs w:val="22"/>
                <w:lang w:val="ro-RO"/>
              </w:rPr>
              <w:t>Procentaj</w:t>
            </w:r>
          </w:p>
        </w:tc>
      </w:tr>
      <w:tr w:rsidR="00C0470F" w:rsidRPr="00EA322D" w14:paraId="40841C54" w14:textId="77777777" w:rsidTr="007D27AB">
        <w:trPr>
          <w:trHeight w:val="300"/>
        </w:trPr>
        <w:tc>
          <w:tcPr>
            <w:cnfStyle w:val="001000000000" w:firstRow="0" w:lastRow="0" w:firstColumn="1" w:lastColumn="0" w:oddVBand="0" w:evenVBand="0" w:oddHBand="0" w:evenHBand="0" w:firstRowFirstColumn="0" w:firstRowLastColumn="0" w:lastRowFirstColumn="0" w:lastRowLastColumn="0"/>
            <w:tcW w:w="976" w:type="dxa"/>
            <w:noWrap/>
            <w:vAlign w:val="center"/>
          </w:tcPr>
          <w:p w14:paraId="2E89A28B" w14:textId="77777777" w:rsidR="00C0470F" w:rsidRPr="00EA322D" w:rsidRDefault="00C0470F" w:rsidP="000A1880">
            <w:pPr>
              <w:jc w:val="center"/>
              <w:rPr>
                <w:rFonts w:ascii="Trebuchet MS" w:hAnsi="Trebuchet MS"/>
                <w:sz w:val="22"/>
                <w:szCs w:val="22"/>
                <w:lang w:val="ro-RO"/>
              </w:rPr>
            </w:pPr>
            <w:r w:rsidRPr="00EA322D">
              <w:rPr>
                <w:rFonts w:ascii="Trebuchet MS" w:hAnsi="Trebuchet MS"/>
                <w:sz w:val="22"/>
                <w:szCs w:val="22"/>
                <w:lang w:val="ro-RO"/>
              </w:rPr>
              <w:t>RC</w:t>
            </w:r>
          </w:p>
        </w:tc>
        <w:tc>
          <w:tcPr>
            <w:tcW w:w="3600" w:type="dxa"/>
            <w:noWrap/>
            <w:vAlign w:val="center"/>
          </w:tcPr>
          <w:p w14:paraId="712D7D78" w14:textId="77777777" w:rsidR="00C0470F" w:rsidRPr="00EA322D" w:rsidRDefault="00C0470F" w:rsidP="00C0470F">
            <w:pPr>
              <w:jc w:val="both"/>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Rata criminalității</w:t>
            </w:r>
          </w:p>
        </w:tc>
        <w:tc>
          <w:tcPr>
            <w:tcW w:w="4366" w:type="dxa"/>
            <w:noWrap/>
            <w:vAlign w:val="center"/>
          </w:tcPr>
          <w:p w14:paraId="79334FAA"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Numărul de omucideri la suta de mii de locuitori</w:t>
            </w:r>
          </w:p>
        </w:tc>
      </w:tr>
      <w:tr w:rsidR="00C0470F" w:rsidRPr="00EA322D" w14:paraId="67E589D1" w14:textId="77777777" w:rsidTr="007D27AB">
        <w:trPr>
          <w:trHeight w:val="566"/>
        </w:trPr>
        <w:tc>
          <w:tcPr>
            <w:cnfStyle w:val="001000000000" w:firstRow="0" w:lastRow="0" w:firstColumn="1" w:lastColumn="0" w:oddVBand="0" w:evenVBand="0" w:oddHBand="0" w:evenHBand="0" w:firstRowFirstColumn="0" w:firstRowLastColumn="0" w:lastRowFirstColumn="0" w:lastRowLastColumn="0"/>
            <w:tcW w:w="976" w:type="dxa"/>
            <w:noWrap/>
            <w:vAlign w:val="center"/>
          </w:tcPr>
          <w:p w14:paraId="273F87D3" w14:textId="77777777" w:rsidR="00C0470F" w:rsidRPr="00EA322D" w:rsidRDefault="00C0470F" w:rsidP="000A1880">
            <w:pPr>
              <w:jc w:val="center"/>
              <w:rPr>
                <w:rFonts w:ascii="Trebuchet MS" w:hAnsi="Trebuchet MS"/>
                <w:sz w:val="22"/>
                <w:szCs w:val="22"/>
                <w:lang w:val="ro-RO"/>
              </w:rPr>
            </w:pPr>
            <w:r w:rsidRPr="00EA322D">
              <w:rPr>
                <w:rFonts w:ascii="Trebuchet MS" w:hAnsi="Trebuchet MS"/>
                <w:sz w:val="22"/>
                <w:szCs w:val="22"/>
                <w:lang w:val="ro-RO"/>
              </w:rPr>
              <w:t>OG</w:t>
            </w:r>
          </w:p>
        </w:tc>
        <w:tc>
          <w:tcPr>
            <w:tcW w:w="3600" w:type="dxa"/>
            <w:noWrap/>
            <w:vAlign w:val="center"/>
          </w:tcPr>
          <w:p w14:paraId="4B4A842A"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color w:val="212121"/>
                <w:sz w:val="22"/>
                <w:szCs w:val="22"/>
                <w:lang w:val="ro-RO"/>
              </w:rPr>
            </w:pPr>
            <w:r w:rsidRPr="00EA322D">
              <w:rPr>
                <w:rFonts w:ascii="Trebuchet MS" w:hAnsi="Trebuchet MS"/>
                <w:sz w:val="22"/>
                <w:szCs w:val="22"/>
                <w:lang w:val="ro-RO"/>
              </w:rPr>
              <w:t>Diferența în ceea ce privește ocuparea forței de muncă după gen</w:t>
            </w:r>
          </w:p>
        </w:tc>
        <w:tc>
          <w:tcPr>
            <w:tcW w:w="4366" w:type="dxa"/>
            <w:noWrap/>
            <w:vAlign w:val="center"/>
          </w:tcPr>
          <w:p w14:paraId="04BD2949" w14:textId="77777777" w:rsidR="00C0470F" w:rsidRPr="00EA322D" w:rsidRDefault="00C0470F" w:rsidP="00C0470F">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Diferența dintre gradul de angajare al</w:t>
            </w:r>
            <w:del w:id="2" w:author="Alexa Daramus" w:date="2019-01-28T03:11:00Z">
              <w:r w:rsidRPr="00EA322D" w:rsidDel="00FA1757">
                <w:rPr>
                  <w:rFonts w:ascii="Trebuchet MS" w:hAnsi="Trebuchet MS"/>
                  <w:sz w:val="22"/>
                  <w:szCs w:val="22"/>
                  <w:lang w:val="ro-RO"/>
                </w:rPr>
                <w:delText>e</w:delText>
              </w:r>
            </w:del>
            <w:r w:rsidRPr="00EA322D">
              <w:rPr>
                <w:rFonts w:ascii="Trebuchet MS" w:hAnsi="Trebuchet MS"/>
                <w:sz w:val="22"/>
                <w:szCs w:val="22"/>
                <w:lang w:val="ro-RO"/>
              </w:rPr>
              <w:t xml:space="preserve"> femeilor și bărbaților (20-64 de ani)</w:t>
            </w:r>
          </w:p>
        </w:tc>
      </w:tr>
    </w:tbl>
    <w:p w14:paraId="4D78ECE3" w14:textId="61BAB4A1" w:rsidR="001A4367" w:rsidRPr="00EA322D" w:rsidRDefault="001A4367" w:rsidP="001A4367">
      <w:pPr>
        <w:jc w:val="both"/>
        <w:rPr>
          <w:rFonts w:ascii="Trebuchet MS" w:hAnsi="Trebuchet MS"/>
          <w:sz w:val="22"/>
          <w:szCs w:val="22"/>
          <w:lang w:val="ro-RO"/>
        </w:rPr>
      </w:pPr>
    </w:p>
    <w:p w14:paraId="07C9BF00" w14:textId="11A99D16" w:rsidR="00E65F88" w:rsidRPr="00EA322D" w:rsidRDefault="00E65F88" w:rsidP="007E701D">
      <w:pPr>
        <w:spacing w:before="120"/>
        <w:jc w:val="both"/>
        <w:rPr>
          <w:rFonts w:ascii="Trebuchet MS" w:hAnsi="Trebuchet MS"/>
          <w:b/>
          <w:sz w:val="22"/>
          <w:szCs w:val="22"/>
          <w:lang w:val="ro-RO"/>
        </w:rPr>
      </w:pPr>
      <w:r w:rsidRPr="00EA322D">
        <w:rPr>
          <w:rFonts w:ascii="Trebuchet MS" w:hAnsi="Trebuchet MS"/>
          <w:b/>
          <w:sz w:val="22"/>
          <w:szCs w:val="22"/>
          <w:lang w:val="ro-RO"/>
        </w:rPr>
        <w:t>1. Analiza variabilității datelor</w:t>
      </w:r>
    </w:p>
    <w:p w14:paraId="61B11965" w14:textId="568D9C14" w:rsidR="00E65F88" w:rsidRPr="00EA322D" w:rsidRDefault="00E65F88" w:rsidP="007E701D">
      <w:pPr>
        <w:spacing w:before="240"/>
        <w:jc w:val="both"/>
        <w:rPr>
          <w:rFonts w:ascii="Trebuchet MS" w:hAnsi="Trebuchet MS"/>
          <w:b/>
          <w:sz w:val="22"/>
          <w:szCs w:val="22"/>
          <w:lang w:val="ro-RO"/>
        </w:rPr>
      </w:pPr>
      <w:r w:rsidRPr="00EA322D">
        <w:rPr>
          <w:rFonts w:ascii="Trebuchet MS" w:hAnsi="Trebuchet MS"/>
          <w:b/>
          <w:sz w:val="22"/>
          <w:szCs w:val="22"/>
          <w:lang w:val="ro-RO"/>
        </w:rPr>
        <w:t>1.1. Analiza matricei de corelații</w:t>
      </w:r>
    </w:p>
    <w:p w14:paraId="72A11797" w14:textId="77777777" w:rsidR="009437DA" w:rsidRPr="00EA322D" w:rsidRDefault="00E65F88" w:rsidP="009437DA">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O primă imagine asupra variabilității este dată de matricea de corelații dintre variabilele observate. Corelațiile puternice sunt cele care indică variabile între care există strânsă legătură, deci aduc redundanță informațională în setul de date. Aceste variabile sunt cele din care se vor co</w:t>
      </w:r>
      <w:r w:rsidR="007E701D" w:rsidRPr="00EA322D">
        <w:rPr>
          <w:rFonts w:ascii="Trebuchet MS" w:hAnsi="Trebuchet MS"/>
          <w:sz w:val="22"/>
          <w:szCs w:val="22"/>
          <w:lang w:val="ro-RO"/>
        </w:rPr>
        <w:t>nstrui componentele principale.</w:t>
      </w:r>
    </w:p>
    <w:p w14:paraId="5ECDA2AC" w14:textId="29130367" w:rsidR="007E701D" w:rsidRPr="00EA322D" w:rsidRDefault="009437DA" w:rsidP="009437DA">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În Figura 1 este prezentată corelograma variabilelor observate.</w:t>
      </w:r>
    </w:p>
    <w:p w14:paraId="6D8ED8F9" w14:textId="2AFA4F66" w:rsidR="009437DA" w:rsidRPr="00EA322D" w:rsidRDefault="009437DA" w:rsidP="009437DA">
      <w:pPr>
        <w:spacing w:before="120"/>
        <w:ind w:firstLine="708"/>
        <w:jc w:val="both"/>
        <w:rPr>
          <w:rFonts w:ascii="Trebuchet MS" w:hAnsi="Trebuchet MS"/>
          <w:sz w:val="22"/>
          <w:szCs w:val="22"/>
          <w:lang w:val="ro-RO"/>
        </w:rPr>
      </w:pPr>
      <w:r w:rsidRPr="00EA322D">
        <w:rPr>
          <w:rFonts w:ascii="Trebuchet MS" w:hAnsi="Trebuchet MS"/>
          <w:sz w:val="22"/>
          <w:szCs w:val="22"/>
          <w:lang w:val="ro-RO"/>
        </w:rPr>
        <w:t xml:space="preserve">Din analiza graficului rezultă că venitul net mediu anual, consumul individual efectiv în prețuri curente, </w:t>
      </w:r>
      <w:r w:rsidR="00CB38AA" w:rsidRPr="00EA322D">
        <w:rPr>
          <w:rFonts w:ascii="Trebuchet MS" w:hAnsi="Trebuchet MS"/>
          <w:sz w:val="22"/>
          <w:szCs w:val="22"/>
          <w:lang w:val="ro-RO"/>
        </w:rPr>
        <w:t xml:space="preserve">ponderea persoanelor cu abilități digitale </w:t>
      </w:r>
      <w:r w:rsidRPr="00EA322D">
        <w:rPr>
          <w:rFonts w:ascii="Trebuchet MS" w:hAnsi="Trebuchet MS"/>
          <w:sz w:val="22"/>
          <w:szCs w:val="22"/>
          <w:lang w:val="ro-RO"/>
        </w:rPr>
        <w:t>și orele lucrate în medie săptămânal generează cele mai mari corelații, deci aceste variabile vor contribui cel mai mult la constituirea componentelor principale.</w:t>
      </w:r>
    </w:p>
    <w:p w14:paraId="6B5C8F0A" w14:textId="77777777" w:rsidR="009437DA" w:rsidRPr="00EA322D" w:rsidRDefault="009437DA" w:rsidP="00CB38AA">
      <w:pPr>
        <w:spacing w:before="120"/>
        <w:jc w:val="center"/>
        <w:rPr>
          <w:rFonts w:ascii="Trebuchet MS" w:hAnsi="Trebuchet MS"/>
          <w:sz w:val="22"/>
          <w:szCs w:val="22"/>
          <w:lang w:val="ro-RO"/>
        </w:rPr>
      </w:pPr>
      <w:r w:rsidRPr="00EA322D">
        <w:rPr>
          <w:rFonts w:ascii="Trebuchet MS" w:hAnsi="Trebuchet MS"/>
          <w:noProof/>
          <w:sz w:val="22"/>
          <w:szCs w:val="22"/>
          <w:lang w:val="ro-RO" w:eastAsia="ro-RO"/>
        </w:rPr>
        <w:lastRenderedPageBreak/>
        <w:drawing>
          <wp:inline distT="0" distB="0" distL="0" distR="0" wp14:anchorId="395E4DC9" wp14:editId="145A164A">
            <wp:extent cx="5735782" cy="50197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elograma_corelatii.png"/>
                    <pic:cNvPicPr/>
                  </pic:nvPicPr>
                  <pic:blipFill>
                    <a:blip r:embed="rId8">
                      <a:extLst>
                        <a:ext uri="{28A0092B-C50C-407E-A947-70E740481C1C}">
                          <a14:useLocalDpi xmlns:a14="http://schemas.microsoft.com/office/drawing/2010/main" val="0"/>
                        </a:ext>
                      </a:extLst>
                    </a:blip>
                    <a:stretch>
                      <a:fillRect/>
                    </a:stretch>
                  </pic:blipFill>
                  <pic:spPr>
                    <a:xfrm>
                      <a:off x="0" y="0"/>
                      <a:ext cx="5745183" cy="5027983"/>
                    </a:xfrm>
                    <a:prstGeom prst="rect">
                      <a:avLst/>
                    </a:prstGeom>
                  </pic:spPr>
                </pic:pic>
              </a:graphicData>
            </a:graphic>
          </wp:inline>
        </w:drawing>
      </w:r>
    </w:p>
    <w:p w14:paraId="2D06CE72" w14:textId="75C1E41B" w:rsidR="006E19C5" w:rsidRPr="00EA322D" w:rsidRDefault="006E19C5" w:rsidP="009437DA">
      <w:pPr>
        <w:spacing w:before="120"/>
        <w:jc w:val="both"/>
        <w:rPr>
          <w:rFonts w:ascii="Trebuchet MS" w:hAnsi="Trebuchet MS"/>
          <w:sz w:val="22"/>
          <w:szCs w:val="22"/>
          <w:lang w:val="ro-RO"/>
        </w:rPr>
      </w:pPr>
      <w:r w:rsidRPr="00EA322D">
        <w:rPr>
          <w:rFonts w:ascii="Trebuchet MS" w:hAnsi="Trebuchet MS"/>
          <w:sz w:val="22"/>
          <w:szCs w:val="22"/>
          <w:lang w:val="ro-RO"/>
        </w:rPr>
        <w:t>Figura 1. Corelogramă variabile observate</w:t>
      </w:r>
    </w:p>
    <w:p w14:paraId="5C7EA002" w14:textId="2CB69275" w:rsidR="00E65F88" w:rsidRPr="00EA322D" w:rsidRDefault="00E65F88" w:rsidP="006E19C5">
      <w:pPr>
        <w:spacing w:before="240"/>
        <w:jc w:val="both"/>
        <w:rPr>
          <w:rFonts w:ascii="Trebuchet MS" w:hAnsi="Trebuchet MS"/>
          <w:sz w:val="22"/>
          <w:szCs w:val="22"/>
          <w:lang w:val="ro-RO"/>
        </w:rPr>
      </w:pPr>
      <w:r w:rsidRPr="00EA322D">
        <w:rPr>
          <w:rFonts w:ascii="Trebuchet MS" w:hAnsi="Trebuchet MS"/>
          <w:b/>
          <w:sz w:val="22"/>
          <w:szCs w:val="22"/>
          <w:lang w:val="ro-RO"/>
        </w:rPr>
        <w:t>1.2</w:t>
      </w:r>
      <w:r w:rsidR="00F64DC8" w:rsidRPr="00EA322D">
        <w:rPr>
          <w:rFonts w:ascii="Trebuchet MS" w:hAnsi="Trebuchet MS"/>
          <w:b/>
          <w:sz w:val="22"/>
          <w:szCs w:val="22"/>
          <w:lang w:val="ro-RO"/>
        </w:rPr>
        <w:t>.</w:t>
      </w:r>
      <w:r w:rsidRPr="00EA322D">
        <w:rPr>
          <w:rFonts w:ascii="Trebuchet MS" w:hAnsi="Trebuchet MS"/>
          <w:b/>
          <w:sz w:val="22"/>
          <w:szCs w:val="22"/>
          <w:lang w:val="ro-RO"/>
        </w:rPr>
        <w:t xml:space="preserve"> Analiza valorilor proprii. Varianța componentelor principale</w:t>
      </w:r>
    </w:p>
    <w:p w14:paraId="00CD4825" w14:textId="2A95FB87" w:rsidR="00E65F88" w:rsidRPr="00EA322D" w:rsidRDefault="00E65F88" w:rsidP="00F64DC8">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 xml:space="preserve">Rezultatele modelului pornesc de la calculul vectorilor și valorilor proprii ale matricei de corelație. Valorile proprii reprezintă varianțele componentelor iar vectorii proprii reprezintă coeficienții legăturii liniare dintre variabilele observate și componentele principale. În </w:t>
      </w:r>
      <w:r w:rsidR="001D3202" w:rsidRPr="00EA322D">
        <w:rPr>
          <w:rFonts w:ascii="Trebuchet MS" w:hAnsi="Trebuchet MS"/>
          <w:sz w:val="22"/>
          <w:szCs w:val="22"/>
          <w:lang w:val="ro-RO"/>
        </w:rPr>
        <w:t>T</w:t>
      </w:r>
      <w:r w:rsidRPr="00EA322D">
        <w:rPr>
          <w:rFonts w:ascii="Trebuchet MS" w:hAnsi="Trebuchet MS"/>
          <w:sz w:val="22"/>
          <w:szCs w:val="22"/>
          <w:lang w:val="ro-RO"/>
        </w:rPr>
        <w:t xml:space="preserve">abelul 2 este prezentată varianța componentelor principale, individual, cumulat și procentual. Conform criteriilor </w:t>
      </w:r>
      <w:proofErr w:type="spellStart"/>
      <w:r w:rsidRPr="00EA322D">
        <w:rPr>
          <w:rFonts w:ascii="Trebuchet MS" w:hAnsi="Trebuchet MS"/>
          <w:sz w:val="22"/>
          <w:szCs w:val="22"/>
          <w:lang w:val="ro-RO"/>
        </w:rPr>
        <w:t>Cattell</w:t>
      </w:r>
      <w:proofErr w:type="spellEnd"/>
      <w:r w:rsidRPr="00EA322D">
        <w:rPr>
          <w:rFonts w:ascii="Trebuchet MS" w:hAnsi="Trebuchet MS"/>
          <w:sz w:val="22"/>
          <w:szCs w:val="22"/>
          <w:lang w:val="ro-RO"/>
        </w:rPr>
        <w:t xml:space="preserve"> și </w:t>
      </w:r>
      <w:proofErr w:type="spellStart"/>
      <w:r w:rsidRPr="00EA322D">
        <w:rPr>
          <w:rFonts w:ascii="Trebuchet MS" w:hAnsi="Trebuchet MS"/>
          <w:sz w:val="22"/>
          <w:szCs w:val="22"/>
          <w:lang w:val="ro-RO"/>
        </w:rPr>
        <w:t>Kaiser</w:t>
      </w:r>
      <w:proofErr w:type="spellEnd"/>
      <w:r w:rsidRPr="00EA322D">
        <w:rPr>
          <w:rFonts w:ascii="Trebuchet MS" w:hAnsi="Trebuchet MS"/>
          <w:sz w:val="22"/>
          <w:szCs w:val="22"/>
          <w:lang w:val="ro-RO"/>
        </w:rPr>
        <w:t xml:space="preserve"> sunt semnificative primele </w:t>
      </w:r>
      <w:r w:rsidR="00423DA7">
        <w:rPr>
          <w:rFonts w:ascii="Trebuchet MS" w:hAnsi="Trebuchet MS"/>
          <w:sz w:val="22"/>
          <w:szCs w:val="22"/>
          <w:lang w:val="ro-RO"/>
        </w:rPr>
        <w:t>patru</w:t>
      </w:r>
      <w:r w:rsidRPr="00EA322D">
        <w:rPr>
          <w:rFonts w:ascii="Trebuchet MS" w:hAnsi="Trebuchet MS"/>
          <w:sz w:val="22"/>
          <w:szCs w:val="22"/>
          <w:lang w:val="ro-RO"/>
        </w:rPr>
        <w:t xml:space="preserve"> componente, aspect scos în evidență și de graficul distribuției varianței prezentat </w:t>
      </w:r>
      <w:r w:rsidR="00D23718">
        <w:rPr>
          <w:rFonts w:ascii="Trebuchet MS" w:hAnsi="Trebuchet MS"/>
          <w:sz w:val="22"/>
          <w:szCs w:val="22"/>
          <w:lang w:val="ro-RO"/>
        </w:rPr>
        <w:t>î</w:t>
      </w:r>
      <w:r w:rsidRPr="00EA322D">
        <w:rPr>
          <w:rFonts w:ascii="Trebuchet MS" w:hAnsi="Trebuchet MS"/>
          <w:sz w:val="22"/>
          <w:szCs w:val="22"/>
          <w:lang w:val="ro-RO"/>
        </w:rPr>
        <w:t>n</w:t>
      </w:r>
      <w:r w:rsidR="001D3202" w:rsidRPr="00EA322D">
        <w:rPr>
          <w:rFonts w:ascii="Trebuchet MS" w:hAnsi="Trebuchet MS"/>
          <w:sz w:val="22"/>
          <w:szCs w:val="22"/>
          <w:lang w:val="ro-RO"/>
        </w:rPr>
        <w:t xml:space="preserve"> F</w:t>
      </w:r>
      <w:r w:rsidRPr="00EA322D">
        <w:rPr>
          <w:rFonts w:ascii="Trebuchet MS" w:hAnsi="Trebuchet MS"/>
          <w:sz w:val="22"/>
          <w:szCs w:val="22"/>
          <w:lang w:val="ro-RO"/>
        </w:rPr>
        <w:t>igura 2.</w:t>
      </w:r>
    </w:p>
    <w:p w14:paraId="0B0FB16E" w14:textId="77777777" w:rsidR="00E65F88" w:rsidRPr="00EA322D" w:rsidRDefault="00E65F88" w:rsidP="00D2784E">
      <w:pPr>
        <w:spacing w:before="120"/>
        <w:jc w:val="both"/>
        <w:rPr>
          <w:rFonts w:ascii="Trebuchet MS" w:hAnsi="Trebuchet MS"/>
          <w:sz w:val="22"/>
          <w:szCs w:val="22"/>
          <w:lang w:val="ro-RO"/>
        </w:rPr>
      </w:pPr>
      <w:r w:rsidRPr="00EA322D">
        <w:rPr>
          <w:rFonts w:ascii="Trebuchet MS" w:hAnsi="Trebuchet MS"/>
          <w:sz w:val="22"/>
          <w:szCs w:val="22"/>
          <w:lang w:val="ro-RO"/>
        </w:rPr>
        <w:t>Tabelul 2. Distribuția varianței</w:t>
      </w:r>
    </w:p>
    <w:tbl>
      <w:tblPr>
        <w:tblStyle w:val="Tabelgril1Luminos"/>
        <w:tblW w:w="0" w:type="auto"/>
        <w:tblLook w:val="04A0" w:firstRow="1" w:lastRow="0" w:firstColumn="1" w:lastColumn="0" w:noHBand="0" w:noVBand="1"/>
      </w:tblPr>
      <w:tblGrid>
        <w:gridCol w:w="1696"/>
        <w:gridCol w:w="1424"/>
        <w:gridCol w:w="1890"/>
        <w:gridCol w:w="1712"/>
        <w:gridCol w:w="2278"/>
      </w:tblGrid>
      <w:tr w:rsidR="00E65F88" w:rsidRPr="00EA322D" w14:paraId="0492D333" w14:textId="77777777" w:rsidTr="00983F14">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74168427" w14:textId="77777777" w:rsidR="00E65F88" w:rsidRPr="00EA322D" w:rsidRDefault="00E65F88" w:rsidP="00FB74B8">
            <w:pPr>
              <w:jc w:val="center"/>
              <w:rPr>
                <w:rFonts w:ascii="Trebuchet MS" w:hAnsi="Trebuchet MS"/>
                <w:sz w:val="22"/>
                <w:szCs w:val="22"/>
                <w:lang w:val="ro-RO"/>
              </w:rPr>
            </w:pPr>
            <w:r w:rsidRPr="00EA322D">
              <w:rPr>
                <w:rFonts w:ascii="Trebuchet MS" w:hAnsi="Trebuchet MS"/>
                <w:sz w:val="22"/>
                <w:szCs w:val="22"/>
                <w:lang w:val="ro-RO"/>
              </w:rPr>
              <w:t>Componenta</w:t>
            </w:r>
          </w:p>
        </w:tc>
        <w:tc>
          <w:tcPr>
            <w:tcW w:w="1424" w:type="dxa"/>
            <w:noWrap/>
            <w:vAlign w:val="center"/>
            <w:hideMark/>
          </w:tcPr>
          <w:p w14:paraId="1ED8B90B" w14:textId="3E41B420" w:rsidR="00E65F88" w:rsidRPr="00EA322D" w:rsidRDefault="00E65F88" w:rsidP="00FB74B8">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Varian</w:t>
            </w:r>
            <w:r w:rsidR="00FB74B8" w:rsidRPr="00EA322D">
              <w:rPr>
                <w:rFonts w:ascii="Trebuchet MS" w:hAnsi="Trebuchet MS"/>
                <w:sz w:val="22"/>
                <w:szCs w:val="22"/>
                <w:lang w:val="ro-RO"/>
              </w:rPr>
              <w:t>ță</w:t>
            </w:r>
          </w:p>
        </w:tc>
        <w:tc>
          <w:tcPr>
            <w:tcW w:w="1890" w:type="dxa"/>
            <w:noWrap/>
            <w:vAlign w:val="center"/>
            <w:hideMark/>
          </w:tcPr>
          <w:p w14:paraId="4FDC4E8B" w14:textId="322D9B84" w:rsidR="00E65F88" w:rsidRPr="00EA322D" w:rsidRDefault="00E65F88" w:rsidP="00FB74B8">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Varian</w:t>
            </w:r>
            <w:r w:rsidR="00FB74B8" w:rsidRPr="00EA322D">
              <w:rPr>
                <w:rFonts w:ascii="Trebuchet MS" w:hAnsi="Trebuchet MS"/>
                <w:sz w:val="22"/>
                <w:szCs w:val="22"/>
                <w:lang w:val="ro-RO"/>
              </w:rPr>
              <w:t>ță c</w:t>
            </w:r>
            <w:r w:rsidRPr="00EA322D">
              <w:rPr>
                <w:rFonts w:ascii="Trebuchet MS" w:hAnsi="Trebuchet MS"/>
                <w:sz w:val="22"/>
                <w:szCs w:val="22"/>
                <w:lang w:val="ro-RO"/>
              </w:rPr>
              <w:t>umulat</w:t>
            </w:r>
            <w:r w:rsidR="00FB74B8" w:rsidRPr="00EA322D">
              <w:rPr>
                <w:rFonts w:ascii="Trebuchet MS" w:hAnsi="Trebuchet MS"/>
                <w:sz w:val="22"/>
                <w:szCs w:val="22"/>
                <w:lang w:val="ro-RO"/>
              </w:rPr>
              <w:t>ă</w:t>
            </w:r>
          </w:p>
        </w:tc>
        <w:tc>
          <w:tcPr>
            <w:tcW w:w="1712" w:type="dxa"/>
            <w:noWrap/>
            <w:vAlign w:val="center"/>
            <w:hideMark/>
          </w:tcPr>
          <w:p w14:paraId="51BE0708" w14:textId="48F879DF" w:rsidR="00E65F88" w:rsidRPr="00EA322D" w:rsidRDefault="00E65F88" w:rsidP="00FB74B8">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Procent</w:t>
            </w:r>
          </w:p>
          <w:p w14:paraId="0220A443" w14:textId="7C3B4020" w:rsidR="00E65F88" w:rsidRPr="00EA322D" w:rsidRDefault="00FB74B8" w:rsidP="00FB74B8">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v</w:t>
            </w:r>
            <w:r w:rsidR="00E65F88" w:rsidRPr="00EA322D">
              <w:rPr>
                <w:rFonts w:ascii="Trebuchet MS" w:hAnsi="Trebuchet MS"/>
                <w:sz w:val="22"/>
                <w:szCs w:val="22"/>
                <w:lang w:val="ro-RO"/>
              </w:rPr>
              <w:t>aria</w:t>
            </w:r>
            <w:r w:rsidRPr="00EA322D">
              <w:rPr>
                <w:rFonts w:ascii="Trebuchet MS" w:hAnsi="Trebuchet MS"/>
                <w:sz w:val="22"/>
                <w:szCs w:val="22"/>
                <w:lang w:val="ro-RO"/>
              </w:rPr>
              <w:t>nță</w:t>
            </w:r>
          </w:p>
        </w:tc>
        <w:tc>
          <w:tcPr>
            <w:tcW w:w="2278" w:type="dxa"/>
            <w:noWrap/>
            <w:vAlign w:val="center"/>
            <w:hideMark/>
          </w:tcPr>
          <w:p w14:paraId="73E3C894" w14:textId="7C64B2C1" w:rsidR="00E65F88" w:rsidRPr="00EA322D" w:rsidRDefault="00FB74B8" w:rsidP="00FB74B8">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w:t>
            </w:r>
            <w:r w:rsidR="00E65F88" w:rsidRPr="00EA322D">
              <w:rPr>
                <w:rFonts w:ascii="Trebuchet MS" w:hAnsi="Trebuchet MS"/>
                <w:sz w:val="22"/>
                <w:szCs w:val="22"/>
                <w:lang w:val="ro-RO"/>
              </w:rPr>
              <w:t>roc</w:t>
            </w:r>
            <w:r w:rsidRPr="00EA322D">
              <w:rPr>
                <w:rFonts w:ascii="Trebuchet MS" w:hAnsi="Trebuchet MS"/>
                <w:sz w:val="22"/>
                <w:szCs w:val="22"/>
                <w:lang w:val="ro-RO"/>
              </w:rPr>
              <w:t>ent c</w:t>
            </w:r>
            <w:r w:rsidR="00E65F88" w:rsidRPr="00EA322D">
              <w:rPr>
                <w:rFonts w:ascii="Trebuchet MS" w:hAnsi="Trebuchet MS"/>
                <w:sz w:val="22"/>
                <w:szCs w:val="22"/>
                <w:lang w:val="ro-RO"/>
              </w:rPr>
              <w:t>umulat</w:t>
            </w:r>
            <w:r w:rsidRPr="00EA322D">
              <w:rPr>
                <w:rFonts w:ascii="Trebuchet MS" w:hAnsi="Trebuchet MS"/>
                <w:sz w:val="22"/>
                <w:szCs w:val="22"/>
                <w:lang w:val="ro-RO"/>
              </w:rPr>
              <w:t xml:space="preserve"> v</w:t>
            </w:r>
            <w:r w:rsidR="00E65F88" w:rsidRPr="00EA322D">
              <w:rPr>
                <w:rFonts w:ascii="Trebuchet MS" w:hAnsi="Trebuchet MS"/>
                <w:sz w:val="22"/>
                <w:szCs w:val="22"/>
                <w:lang w:val="ro-RO"/>
              </w:rPr>
              <w:t>arian</w:t>
            </w:r>
            <w:r w:rsidRPr="00EA322D">
              <w:rPr>
                <w:rFonts w:ascii="Trebuchet MS" w:hAnsi="Trebuchet MS"/>
                <w:sz w:val="22"/>
                <w:szCs w:val="22"/>
                <w:lang w:val="ro-RO"/>
              </w:rPr>
              <w:t>ță</w:t>
            </w:r>
          </w:p>
        </w:tc>
      </w:tr>
      <w:tr w:rsidR="00CA6ADB" w:rsidRPr="00EA322D" w14:paraId="7CA84490"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0FBD01B4" w14:textId="701EA26C" w:rsidR="00CA6ADB" w:rsidRPr="00EA322D" w:rsidRDefault="00CA6ADB" w:rsidP="00FB74B8">
            <w:pPr>
              <w:jc w:val="center"/>
              <w:rPr>
                <w:rFonts w:ascii="Trebuchet MS" w:hAnsi="Trebuchet MS"/>
                <w:color w:val="FF0000"/>
                <w:sz w:val="22"/>
                <w:szCs w:val="22"/>
                <w:lang w:val="ro-RO"/>
              </w:rPr>
            </w:pPr>
            <w:r w:rsidRPr="00EA322D">
              <w:rPr>
                <w:rFonts w:ascii="Trebuchet MS" w:hAnsi="Trebuchet MS"/>
                <w:color w:val="FF0000"/>
                <w:sz w:val="22"/>
                <w:szCs w:val="22"/>
                <w:lang w:val="ro-RO"/>
              </w:rPr>
              <w:t>C1</w:t>
            </w:r>
          </w:p>
        </w:tc>
        <w:tc>
          <w:tcPr>
            <w:tcW w:w="1424" w:type="dxa"/>
            <w:noWrap/>
            <w:vAlign w:val="center"/>
            <w:hideMark/>
          </w:tcPr>
          <w:p w14:paraId="60F71661" w14:textId="2DAA3C48"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4,836983</w:t>
            </w:r>
          </w:p>
        </w:tc>
        <w:tc>
          <w:tcPr>
            <w:tcW w:w="1890" w:type="dxa"/>
            <w:noWrap/>
            <w:vAlign w:val="center"/>
            <w:hideMark/>
          </w:tcPr>
          <w:p w14:paraId="022265BA" w14:textId="426ED59E"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4,836983</w:t>
            </w:r>
          </w:p>
        </w:tc>
        <w:tc>
          <w:tcPr>
            <w:tcW w:w="1712" w:type="dxa"/>
            <w:noWrap/>
            <w:vAlign w:val="center"/>
            <w:hideMark/>
          </w:tcPr>
          <w:p w14:paraId="7CA545EA" w14:textId="4C322C3E"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40,30819</w:t>
            </w:r>
          </w:p>
        </w:tc>
        <w:tc>
          <w:tcPr>
            <w:tcW w:w="2278" w:type="dxa"/>
            <w:noWrap/>
            <w:vAlign w:val="center"/>
            <w:hideMark/>
          </w:tcPr>
          <w:p w14:paraId="6B782ECC" w14:textId="6F8C085D"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40,30819</w:t>
            </w:r>
          </w:p>
        </w:tc>
      </w:tr>
      <w:tr w:rsidR="00CA6ADB" w:rsidRPr="00EA322D" w14:paraId="298CAAC3"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5E5B3D46" w14:textId="4C88B6A3" w:rsidR="00CA6ADB" w:rsidRPr="00EA322D" w:rsidRDefault="00CA6ADB" w:rsidP="00FB74B8">
            <w:pPr>
              <w:jc w:val="center"/>
              <w:rPr>
                <w:rFonts w:ascii="Trebuchet MS" w:hAnsi="Trebuchet MS"/>
                <w:color w:val="FF0000"/>
                <w:sz w:val="22"/>
                <w:szCs w:val="22"/>
                <w:lang w:val="ro-RO"/>
              </w:rPr>
            </w:pPr>
            <w:r w:rsidRPr="00EA322D">
              <w:rPr>
                <w:rFonts w:ascii="Trebuchet MS" w:hAnsi="Trebuchet MS"/>
                <w:color w:val="FF0000"/>
                <w:sz w:val="22"/>
                <w:szCs w:val="22"/>
                <w:lang w:val="ro-RO"/>
              </w:rPr>
              <w:t>C2</w:t>
            </w:r>
          </w:p>
        </w:tc>
        <w:tc>
          <w:tcPr>
            <w:tcW w:w="1424" w:type="dxa"/>
            <w:noWrap/>
            <w:vAlign w:val="center"/>
            <w:hideMark/>
          </w:tcPr>
          <w:p w14:paraId="6D4A9519" w14:textId="632A4CD4"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2,115276</w:t>
            </w:r>
          </w:p>
        </w:tc>
        <w:tc>
          <w:tcPr>
            <w:tcW w:w="1890" w:type="dxa"/>
            <w:noWrap/>
            <w:vAlign w:val="center"/>
            <w:hideMark/>
          </w:tcPr>
          <w:p w14:paraId="6146C4C9" w14:textId="643154D7"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6,952259</w:t>
            </w:r>
          </w:p>
        </w:tc>
        <w:tc>
          <w:tcPr>
            <w:tcW w:w="1712" w:type="dxa"/>
            <w:noWrap/>
            <w:vAlign w:val="center"/>
            <w:hideMark/>
          </w:tcPr>
          <w:p w14:paraId="72F831A7" w14:textId="70A96A7C"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17,6273</w:t>
            </w:r>
          </w:p>
        </w:tc>
        <w:tc>
          <w:tcPr>
            <w:tcW w:w="2278" w:type="dxa"/>
            <w:noWrap/>
            <w:vAlign w:val="center"/>
            <w:hideMark/>
          </w:tcPr>
          <w:p w14:paraId="3695BD51" w14:textId="40420E9F"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57,93549</w:t>
            </w:r>
          </w:p>
        </w:tc>
      </w:tr>
      <w:tr w:rsidR="00CA6ADB" w:rsidRPr="00EA322D" w14:paraId="6BD78E4D"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147FC89E" w14:textId="049172B0" w:rsidR="00CA6ADB" w:rsidRPr="00EA322D" w:rsidRDefault="00CA6ADB" w:rsidP="00FB74B8">
            <w:pPr>
              <w:jc w:val="center"/>
              <w:rPr>
                <w:rFonts w:ascii="Trebuchet MS" w:hAnsi="Trebuchet MS"/>
                <w:color w:val="FF0000"/>
                <w:sz w:val="22"/>
                <w:szCs w:val="22"/>
                <w:lang w:val="ro-RO"/>
              </w:rPr>
            </w:pPr>
            <w:r w:rsidRPr="00EA322D">
              <w:rPr>
                <w:rFonts w:ascii="Trebuchet MS" w:hAnsi="Trebuchet MS"/>
                <w:color w:val="FF0000"/>
                <w:sz w:val="22"/>
                <w:szCs w:val="22"/>
                <w:lang w:val="ro-RO"/>
              </w:rPr>
              <w:t>C3</w:t>
            </w:r>
          </w:p>
        </w:tc>
        <w:tc>
          <w:tcPr>
            <w:tcW w:w="1424" w:type="dxa"/>
            <w:noWrap/>
            <w:vAlign w:val="center"/>
            <w:hideMark/>
          </w:tcPr>
          <w:p w14:paraId="05401DB5" w14:textId="119470ED"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1,489764</w:t>
            </w:r>
          </w:p>
        </w:tc>
        <w:tc>
          <w:tcPr>
            <w:tcW w:w="1890" w:type="dxa"/>
            <w:noWrap/>
            <w:vAlign w:val="center"/>
            <w:hideMark/>
          </w:tcPr>
          <w:p w14:paraId="07C06719" w14:textId="17352DC7"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8,442023</w:t>
            </w:r>
          </w:p>
        </w:tc>
        <w:tc>
          <w:tcPr>
            <w:tcW w:w="1712" w:type="dxa"/>
            <w:noWrap/>
            <w:vAlign w:val="center"/>
            <w:hideMark/>
          </w:tcPr>
          <w:p w14:paraId="7B3FE25A" w14:textId="57961A43"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12,4147</w:t>
            </w:r>
          </w:p>
        </w:tc>
        <w:tc>
          <w:tcPr>
            <w:tcW w:w="2278" w:type="dxa"/>
            <w:noWrap/>
            <w:vAlign w:val="center"/>
            <w:hideMark/>
          </w:tcPr>
          <w:p w14:paraId="5CDB8058" w14:textId="574591FB"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70,35019</w:t>
            </w:r>
          </w:p>
        </w:tc>
      </w:tr>
      <w:tr w:rsidR="00CA6ADB" w:rsidRPr="00EA322D" w14:paraId="46816577"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477B141D" w14:textId="2EE9791F" w:rsidR="00CA6ADB" w:rsidRPr="00EA322D" w:rsidRDefault="00CA6ADB" w:rsidP="00FB74B8">
            <w:pPr>
              <w:jc w:val="center"/>
              <w:rPr>
                <w:rFonts w:ascii="Trebuchet MS" w:hAnsi="Trebuchet MS"/>
                <w:color w:val="FF0000"/>
                <w:sz w:val="22"/>
                <w:szCs w:val="22"/>
                <w:lang w:val="ro-RO"/>
              </w:rPr>
            </w:pPr>
            <w:r w:rsidRPr="00EA322D">
              <w:rPr>
                <w:rFonts w:ascii="Trebuchet MS" w:hAnsi="Trebuchet MS"/>
                <w:color w:val="FF0000"/>
                <w:sz w:val="22"/>
                <w:szCs w:val="22"/>
                <w:lang w:val="ro-RO"/>
              </w:rPr>
              <w:t>C4</w:t>
            </w:r>
          </w:p>
        </w:tc>
        <w:tc>
          <w:tcPr>
            <w:tcW w:w="1424" w:type="dxa"/>
            <w:noWrap/>
            <w:vAlign w:val="center"/>
            <w:hideMark/>
          </w:tcPr>
          <w:p w14:paraId="57BF64FD" w14:textId="0D1A3070"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1,135545</w:t>
            </w:r>
          </w:p>
        </w:tc>
        <w:tc>
          <w:tcPr>
            <w:tcW w:w="1890" w:type="dxa"/>
            <w:noWrap/>
            <w:vAlign w:val="center"/>
            <w:hideMark/>
          </w:tcPr>
          <w:p w14:paraId="6492308C" w14:textId="456D0AB4"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9,577568</w:t>
            </w:r>
          </w:p>
        </w:tc>
        <w:tc>
          <w:tcPr>
            <w:tcW w:w="1712" w:type="dxa"/>
            <w:noWrap/>
            <w:vAlign w:val="center"/>
            <w:hideMark/>
          </w:tcPr>
          <w:p w14:paraId="575D679D" w14:textId="5BDB1EB9"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9,462875</w:t>
            </w:r>
          </w:p>
        </w:tc>
        <w:tc>
          <w:tcPr>
            <w:tcW w:w="2278" w:type="dxa"/>
            <w:noWrap/>
            <w:vAlign w:val="center"/>
            <w:hideMark/>
          </w:tcPr>
          <w:p w14:paraId="355CDC6F" w14:textId="47E24699"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22"/>
                <w:szCs w:val="22"/>
                <w:lang w:val="ro-RO"/>
              </w:rPr>
            </w:pPr>
            <w:r w:rsidRPr="00EA322D">
              <w:rPr>
                <w:rFonts w:ascii="Trebuchet MS" w:hAnsi="Trebuchet MS" w:cs="Calibri"/>
                <w:color w:val="FF0000"/>
                <w:sz w:val="22"/>
                <w:szCs w:val="22"/>
                <w:lang w:val="ro-RO"/>
              </w:rPr>
              <w:t>79,81306</w:t>
            </w:r>
          </w:p>
        </w:tc>
      </w:tr>
      <w:tr w:rsidR="00CA6ADB" w:rsidRPr="00EA322D" w14:paraId="7D4B9EFC"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6D1E6995" w14:textId="4CD3FC4F" w:rsidR="00CA6ADB" w:rsidRPr="00EA322D" w:rsidRDefault="00CA6ADB" w:rsidP="00FB74B8">
            <w:pPr>
              <w:jc w:val="center"/>
              <w:rPr>
                <w:rFonts w:ascii="Trebuchet MS" w:hAnsi="Trebuchet MS"/>
                <w:sz w:val="22"/>
                <w:szCs w:val="22"/>
                <w:lang w:val="ro-RO"/>
              </w:rPr>
            </w:pPr>
            <w:r w:rsidRPr="00EA322D">
              <w:rPr>
                <w:rFonts w:ascii="Trebuchet MS" w:hAnsi="Trebuchet MS"/>
                <w:sz w:val="22"/>
                <w:szCs w:val="22"/>
                <w:lang w:val="ro-RO"/>
              </w:rPr>
              <w:t>C5</w:t>
            </w:r>
          </w:p>
        </w:tc>
        <w:tc>
          <w:tcPr>
            <w:tcW w:w="1424" w:type="dxa"/>
            <w:noWrap/>
            <w:vAlign w:val="center"/>
            <w:hideMark/>
          </w:tcPr>
          <w:p w14:paraId="42C573C9" w14:textId="00D1DB37"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0,821443</w:t>
            </w:r>
          </w:p>
        </w:tc>
        <w:tc>
          <w:tcPr>
            <w:tcW w:w="1890" w:type="dxa"/>
            <w:noWrap/>
            <w:vAlign w:val="center"/>
            <w:hideMark/>
          </w:tcPr>
          <w:p w14:paraId="2BF7CD33" w14:textId="07FC22C6"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10,39901</w:t>
            </w:r>
          </w:p>
        </w:tc>
        <w:tc>
          <w:tcPr>
            <w:tcW w:w="1712" w:type="dxa"/>
            <w:noWrap/>
            <w:vAlign w:val="center"/>
            <w:hideMark/>
          </w:tcPr>
          <w:p w14:paraId="5C87D593" w14:textId="0AC716BD"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6,84536</w:t>
            </w:r>
          </w:p>
        </w:tc>
        <w:tc>
          <w:tcPr>
            <w:tcW w:w="2278" w:type="dxa"/>
            <w:noWrap/>
            <w:vAlign w:val="center"/>
            <w:hideMark/>
          </w:tcPr>
          <w:p w14:paraId="62193D25" w14:textId="6B998251"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86,65842</w:t>
            </w:r>
          </w:p>
        </w:tc>
      </w:tr>
      <w:tr w:rsidR="00CA6ADB" w:rsidRPr="00EA322D" w14:paraId="54EAA717"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591F34FD" w14:textId="00C367B2" w:rsidR="00CA6ADB" w:rsidRPr="00EA322D" w:rsidRDefault="00CA6ADB" w:rsidP="00FB74B8">
            <w:pPr>
              <w:jc w:val="center"/>
              <w:rPr>
                <w:rFonts w:ascii="Trebuchet MS" w:hAnsi="Trebuchet MS"/>
                <w:sz w:val="22"/>
                <w:szCs w:val="22"/>
                <w:lang w:val="ro-RO"/>
              </w:rPr>
            </w:pPr>
            <w:r w:rsidRPr="00EA322D">
              <w:rPr>
                <w:rFonts w:ascii="Trebuchet MS" w:hAnsi="Trebuchet MS"/>
                <w:sz w:val="22"/>
                <w:szCs w:val="22"/>
                <w:lang w:val="ro-RO"/>
              </w:rPr>
              <w:t>C6</w:t>
            </w:r>
          </w:p>
        </w:tc>
        <w:tc>
          <w:tcPr>
            <w:tcW w:w="1424" w:type="dxa"/>
            <w:noWrap/>
            <w:vAlign w:val="center"/>
            <w:hideMark/>
          </w:tcPr>
          <w:p w14:paraId="1D40A91A" w14:textId="78C6AB9A"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0,43135</w:t>
            </w:r>
          </w:p>
        </w:tc>
        <w:tc>
          <w:tcPr>
            <w:tcW w:w="1890" w:type="dxa"/>
            <w:noWrap/>
            <w:vAlign w:val="center"/>
            <w:hideMark/>
          </w:tcPr>
          <w:p w14:paraId="54A40018" w14:textId="63A0F5BF"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10,83036</w:t>
            </w:r>
          </w:p>
        </w:tc>
        <w:tc>
          <w:tcPr>
            <w:tcW w:w="1712" w:type="dxa"/>
            <w:noWrap/>
            <w:vAlign w:val="center"/>
            <w:hideMark/>
          </w:tcPr>
          <w:p w14:paraId="32A474A8" w14:textId="7AA89160"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3,594583</w:t>
            </w:r>
          </w:p>
        </w:tc>
        <w:tc>
          <w:tcPr>
            <w:tcW w:w="2278" w:type="dxa"/>
            <w:noWrap/>
            <w:vAlign w:val="center"/>
            <w:hideMark/>
          </w:tcPr>
          <w:p w14:paraId="6A1C25FF" w14:textId="763B1414"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90,25301</w:t>
            </w:r>
          </w:p>
        </w:tc>
      </w:tr>
      <w:tr w:rsidR="00CA6ADB" w:rsidRPr="00EA322D" w14:paraId="56FF9AB2"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4918F612" w14:textId="35946F0D" w:rsidR="00CA6ADB" w:rsidRPr="00EA322D" w:rsidRDefault="00CA6ADB" w:rsidP="00FB74B8">
            <w:pPr>
              <w:jc w:val="center"/>
              <w:rPr>
                <w:rFonts w:ascii="Trebuchet MS" w:hAnsi="Trebuchet MS"/>
                <w:sz w:val="22"/>
                <w:szCs w:val="22"/>
                <w:lang w:val="ro-RO"/>
              </w:rPr>
            </w:pPr>
            <w:r w:rsidRPr="00EA322D">
              <w:rPr>
                <w:rFonts w:ascii="Trebuchet MS" w:hAnsi="Trebuchet MS"/>
                <w:sz w:val="22"/>
                <w:szCs w:val="22"/>
                <w:lang w:val="ro-RO"/>
              </w:rPr>
              <w:lastRenderedPageBreak/>
              <w:t>C7</w:t>
            </w:r>
          </w:p>
        </w:tc>
        <w:tc>
          <w:tcPr>
            <w:tcW w:w="1424" w:type="dxa"/>
            <w:noWrap/>
            <w:vAlign w:val="center"/>
            <w:hideMark/>
          </w:tcPr>
          <w:p w14:paraId="5DA4ECC6" w14:textId="2AA4EA4F"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0,374533</w:t>
            </w:r>
          </w:p>
        </w:tc>
        <w:tc>
          <w:tcPr>
            <w:tcW w:w="1890" w:type="dxa"/>
            <w:noWrap/>
            <w:vAlign w:val="center"/>
            <w:hideMark/>
          </w:tcPr>
          <w:p w14:paraId="1B1C58C6" w14:textId="6E775550"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11,20489</w:t>
            </w:r>
          </w:p>
        </w:tc>
        <w:tc>
          <w:tcPr>
            <w:tcW w:w="1712" w:type="dxa"/>
            <w:noWrap/>
            <w:vAlign w:val="center"/>
            <w:hideMark/>
          </w:tcPr>
          <w:p w14:paraId="29866C89" w14:textId="6693A63F"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3,121111</w:t>
            </w:r>
          </w:p>
        </w:tc>
        <w:tc>
          <w:tcPr>
            <w:tcW w:w="2278" w:type="dxa"/>
            <w:noWrap/>
            <w:vAlign w:val="center"/>
            <w:hideMark/>
          </w:tcPr>
          <w:p w14:paraId="24FE9DFC" w14:textId="2B5933F6"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93,37412</w:t>
            </w:r>
          </w:p>
        </w:tc>
      </w:tr>
      <w:tr w:rsidR="00CA6ADB" w:rsidRPr="00EA322D" w14:paraId="36C49FD2"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26DE89D0" w14:textId="655C86C4" w:rsidR="00CA6ADB" w:rsidRPr="00EA322D" w:rsidRDefault="00CA6ADB" w:rsidP="00FB74B8">
            <w:pPr>
              <w:jc w:val="center"/>
              <w:rPr>
                <w:rFonts w:ascii="Trebuchet MS" w:hAnsi="Trebuchet MS"/>
                <w:sz w:val="22"/>
                <w:szCs w:val="22"/>
                <w:lang w:val="ro-RO"/>
              </w:rPr>
            </w:pPr>
            <w:r w:rsidRPr="00EA322D">
              <w:rPr>
                <w:rFonts w:ascii="Trebuchet MS" w:hAnsi="Trebuchet MS"/>
                <w:sz w:val="22"/>
                <w:szCs w:val="22"/>
                <w:lang w:val="ro-RO"/>
              </w:rPr>
              <w:t>C8</w:t>
            </w:r>
          </w:p>
        </w:tc>
        <w:tc>
          <w:tcPr>
            <w:tcW w:w="1424" w:type="dxa"/>
            <w:noWrap/>
            <w:vAlign w:val="center"/>
            <w:hideMark/>
          </w:tcPr>
          <w:p w14:paraId="4259C0A9" w14:textId="4C719AC6"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0,296913</w:t>
            </w:r>
          </w:p>
        </w:tc>
        <w:tc>
          <w:tcPr>
            <w:tcW w:w="1890" w:type="dxa"/>
            <w:noWrap/>
            <w:vAlign w:val="center"/>
            <w:hideMark/>
          </w:tcPr>
          <w:p w14:paraId="0840F3E8" w14:textId="122A9EA8"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11,50181</w:t>
            </w:r>
          </w:p>
        </w:tc>
        <w:tc>
          <w:tcPr>
            <w:tcW w:w="1712" w:type="dxa"/>
            <w:noWrap/>
            <w:vAlign w:val="center"/>
            <w:hideMark/>
          </w:tcPr>
          <w:p w14:paraId="3ED9BCF6" w14:textId="34F966FC"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2,474274</w:t>
            </w:r>
          </w:p>
        </w:tc>
        <w:tc>
          <w:tcPr>
            <w:tcW w:w="2278" w:type="dxa"/>
            <w:noWrap/>
            <w:vAlign w:val="center"/>
            <w:hideMark/>
          </w:tcPr>
          <w:p w14:paraId="4232ED41" w14:textId="4EBB6B5D"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95,84839</w:t>
            </w:r>
          </w:p>
        </w:tc>
      </w:tr>
      <w:tr w:rsidR="00CA6ADB" w:rsidRPr="00EA322D" w14:paraId="34ABE149"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30340086" w14:textId="08A17FB1" w:rsidR="00CA6ADB" w:rsidRPr="00EA322D" w:rsidRDefault="00CA6ADB" w:rsidP="00FB74B8">
            <w:pPr>
              <w:jc w:val="center"/>
              <w:rPr>
                <w:rFonts w:ascii="Trebuchet MS" w:hAnsi="Trebuchet MS"/>
                <w:sz w:val="22"/>
                <w:szCs w:val="22"/>
                <w:lang w:val="ro-RO"/>
              </w:rPr>
            </w:pPr>
            <w:r w:rsidRPr="00EA322D">
              <w:rPr>
                <w:rFonts w:ascii="Trebuchet MS" w:hAnsi="Trebuchet MS"/>
                <w:sz w:val="22"/>
                <w:szCs w:val="22"/>
                <w:lang w:val="ro-RO"/>
              </w:rPr>
              <w:t>C9</w:t>
            </w:r>
          </w:p>
        </w:tc>
        <w:tc>
          <w:tcPr>
            <w:tcW w:w="1424" w:type="dxa"/>
            <w:noWrap/>
            <w:vAlign w:val="center"/>
            <w:hideMark/>
          </w:tcPr>
          <w:p w14:paraId="5604E839" w14:textId="74B5F2F2"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0,255008</w:t>
            </w:r>
          </w:p>
        </w:tc>
        <w:tc>
          <w:tcPr>
            <w:tcW w:w="1890" w:type="dxa"/>
            <w:noWrap/>
            <w:vAlign w:val="center"/>
            <w:hideMark/>
          </w:tcPr>
          <w:p w14:paraId="154DC0DB" w14:textId="4EDF1A4D"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11,75682</w:t>
            </w:r>
          </w:p>
        </w:tc>
        <w:tc>
          <w:tcPr>
            <w:tcW w:w="1712" w:type="dxa"/>
            <w:noWrap/>
            <w:vAlign w:val="center"/>
            <w:hideMark/>
          </w:tcPr>
          <w:p w14:paraId="62EC457B" w14:textId="1DF47443"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2,125068</w:t>
            </w:r>
          </w:p>
        </w:tc>
        <w:tc>
          <w:tcPr>
            <w:tcW w:w="2278" w:type="dxa"/>
            <w:noWrap/>
            <w:vAlign w:val="center"/>
            <w:hideMark/>
          </w:tcPr>
          <w:p w14:paraId="1D327B2B" w14:textId="5F20C8CD"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97,97346</w:t>
            </w:r>
          </w:p>
        </w:tc>
      </w:tr>
      <w:tr w:rsidR="00CA6ADB" w:rsidRPr="00EA322D" w14:paraId="283029E0"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40EE7DFE" w14:textId="15BCA0C7" w:rsidR="00CA6ADB" w:rsidRPr="00EA322D" w:rsidRDefault="00983F14" w:rsidP="00FB74B8">
            <w:pPr>
              <w:jc w:val="center"/>
              <w:rPr>
                <w:rFonts w:ascii="Trebuchet MS" w:hAnsi="Trebuchet MS"/>
                <w:sz w:val="22"/>
                <w:szCs w:val="22"/>
                <w:lang w:val="ro-RO"/>
              </w:rPr>
            </w:pPr>
            <w:r w:rsidRPr="00EA322D">
              <w:rPr>
                <w:rFonts w:ascii="Trebuchet MS" w:hAnsi="Trebuchet MS"/>
                <w:sz w:val="22"/>
                <w:szCs w:val="22"/>
                <w:lang w:val="ro-RO"/>
              </w:rPr>
              <w:t>C</w:t>
            </w:r>
            <w:r w:rsidR="00CA6ADB" w:rsidRPr="00EA322D">
              <w:rPr>
                <w:rFonts w:ascii="Trebuchet MS" w:hAnsi="Trebuchet MS"/>
                <w:sz w:val="22"/>
                <w:szCs w:val="22"/>
                <w:lang w:val="ro-RO"/>
              </w:rPr>
              <w:t>10</w:t>
            </w:r>
          </w:p>
        </w:tc>
        <w:tc>
          <w:tcPr>
            <w:tcW w:w="1424" w:type="dxa"/>
            <w:noWrap/>
            <w:vAlign w:val="center"/>
            <w:hideMark/>
          </w:tcPr>
          <w:p w14:paraId="18645643" w14:textId="0F4591FF"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0,142407</w:t>
            </w:r>
          </w:p>
        </w:tc>
        <w:tc>
          <w:tcPr>
            <w:tcW w:w="1890" w:type="dxa"/>
            <w:noWrap/>
            <w:vAlign w:val="center"/>
            <w:hideMark/>
          </w:tcPr>
          <w:p w14:paraId="5C4E0BC6" w14:textId="127C9648"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11,89922</w:t>
            </w:r>
          </w:p>
        </w:tc>
        <w:tc>
          <w:tcPr>
            <w:tcW w:w="1712" w:type="dxa"/>
            <w:noWrap/>
            <w:vAlign w:val="center"/>
            <w:hideMark/>
          </w:tcPr>
          <w:p w14:paraId="3926970D" w14:textId="58C83C24"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1,186723</w:t>
            </w:r>
          </w:p>
        </w:tc>
        <w:tc>
          <w:tcPr>
            <w:tcW w:w="2278" w:type="dxa"/>
            <w:noWrap/>
            <w:vAlign w:val="center"/>
            <w:hideMark/>
          </w:tcPr>
          <w:p w14:paraId="187DABAF" w14:textId="769B479B"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99,16018</w:t>
            </w:r>
          </w:p>
        </w:tc>
      </w:tr>
      <w:tr w:rsidR="00CA6ADB" w:rsidRPr="00EA322D" w14:paraId="398DD62E"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tcPr>
          <w:p w14:paraId="1A4813E4" w14:textId="2E452B5A" w:rsidR="00CA6ADB" w:rsidRPr="00EA322D" w:rsidRDefault="00FB74B8" w:rsidP="00FB74B8">
            <w:pPr>
              <w:jc w:val="center"/>
              <w:rPr>
                <w:rFonts w:ascii="Trebuchet MS" w:hAnsi="Trebuchet MS"/>
                <w:sz w:val="22"/>
                <w:szCs w:val="22"/>
                <w:lang w:val="ro-RO"/>
              </w:rPr>
            </w:pPr>
            <w:r w:rsidRPr="00EA322D">
              <w:rPr>
                <w:rFonts w:ascii="Trebuchet MS" w:hAnsi="Trebuchet MS"/>
                <w:sz w:val="22"/>
                <w:szCs w:val="22"/>
                <w:lang w:val="ro-RO"/>
              </w:rPr>
              <w:t>C11</w:t>
            </w:r>
          </w:p>
        </w:tc>
        <w:tc>
          <w:tcPr>
            <w:tcW w:w="1424" w:type="dxa"/>
            <w:noWrap/>
            <w:vAlign w:val="center"/>
          </w:tcPr>
          <w:p w14:paraId="5A2FC71A" w14:textId="11ABE1D3"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0,089209</w:t>
            </w:r>
          </w:p>
        </w:tc>
        <w:tc>
          <w:tcPr>
            <w:tcW w:w="1890" w:type="dxa"/>
            <w:noWrap/>
            <w:vAlign w:val="center"/>
          </w:tcPr>
          <w:p w14:paraId="75F60FE7" w14:textId="3636AAD2"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11,98843</w:t>
            </w:r>
          </w:p>
        </w:tc>
        <w:tc>
          <w:tcPr>
            <w:tcW w:w="1712" w:type="dxa"/>
            <w:noWrap/>
            <w:vAlign w:val="center"/>
          </w:tcPr>
          <w:p w14:paraId="7BCCFA7D" w14:textId="4E4F83FB"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0,74341</w:t>
            </w:r>
          </w:p>
        </w:tc>
        <w:tc>
          <w:tcPr>
            <w:tcW w:w="2278" w:type="dxa"/>
            <w:noWrap/>
            <w:vAlign w:val="center"/>
          </w:tcPr>
          <w:p w14:paraId="01B28B12" w14:textId="6A25CBD6"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99,90359</w:t>
            </w:r>
          </w:p>
        </w:tc>
      </w:tr>
      <w:tr w:rsidR="00CA6ADB" w:rsidRPr="00EA322D" w14:paraId="4F12ED3E" w14:textId="77777777" w:rsidTr="00983F14">
        <w:trPr>
          <w:trHeight w:val="321"/>
        </w:trPr>
        <w:tc>
          <w:tcPr>
            <w:cnfStyle w:val="001000000000" w:firstRow="0" w:lastRow="0" w:firstColumn="1" w:lastColumn="0" w:oddVBand="0" w:evenVBand="0" w:oddHBand="0" w:evenHBand="0" w:firstRowFirstColumn="0" w:firstRowLastColumn="0" w:lastRowFirstColumn="0" w:lastRowLastColumn="0"/>
            <w:tcW w:w="1696" w:type="dxa"/>
            <w:noWrap/>
            <w:vAlign w:val="center"/>
          </w:tcPr>
          <w:p w14:paraId="5196A6CF" w14:textId="3C996587" w:rsidR="00CA6ADB" w:rsidRPr="00EA322D" w:rsidRDefault="00FB74B8" w:rsidP="00FB74B8">
            <w:pPr>
              <w:jc w:val="center"/>
              <w:rPr>
                <w:rFonts w:ascii="Trebuchet MS" w:hAnsi="Trebuchet MS"/>
                <w:sz w:val="22"/>
                <w:szCs w:val="22"/>
                <w:lang w:val="ro-RO"/>
              </w:rPr>
            </w:pPr>
            <w:r w:rsidRPr="00EA322D">
              <w:rPr>
                <w:rFonts w:ascii="Trebuchet MS" w:hAnsi="Trebuchet MS"/>
                <w:sz w:val="22"/>
                <w:szCs w:val="22"/>
                <w:lang w:val="ro-RO"/>
              </w:rPr>
              <w:t>C12</w:t>
            </w:r>
          </w:p>
        </w:tc>
        <w:tc>
          <w:tcPr>
            <w:tcW w:w="1424" w:type="dxa"/>
            <w:noWrap/>
            <w:vAlign w:val="center"/>
          </w:tcPr>
          <w:p w14:paraId="1B8A2E8A" w14:textId="4709C6D4"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Calibri"/>
                <w:color w:val="000000"/>
                <w:sz w:val="22"/>
                <w:szCs w:val="22"/>
                <w:lang w:val="ro-RO"/>
              </w:rPr>
            </w:pPr>
            <w:r w:rsidRPr="00EA322D">
              <w:rPr>
                <w:rFonts w:ascii="Trebuchet MS" w:hAnsi="Trebuchet MS" w:cs="Calibri"/>
                <w:color w:val="000000"/>
                <w:sz w:val="22"/>
                <w:szCs w:val="22"/>
                <w:lang w:val="ro-RO"/>
              </w:rPr>
              <w:t>0,011569</w:t>
            </w:r>
          </w:p>
        </w:tc>
        <w:tc>
          <w:tcPr>
            <w:tcW w:w="1890" w:type="dxa"/>
            <w:noWrap/>
            <w:vAlign w:val="center"/>
          </w:tcPr>
          <w:p w14:paraId="1F2827B8" w14:textId="5D1D970B"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Calibri"/>
                <w:color w:val="000000"/>
                <w:sz w:val="22"/>
                <w:szCs w:val="22"/>
                <w:lang w:val="ro-RO"/>
              </w:rPr>
            </w:pPr>
            <w:r w:rsidRPr="00EA322D">
              <w:rPr>
                <w:rFonts w:ascii="Trebuchet MS" w:hAnsi="Trebuchet MS" w:cs="Calibri"/>
                <w:color w:val="000000"/>
                <w:sz w:val="22"/>
                <w:szCs w:val="22"/>
                <w:lang w:val="ro-RO"/>
              </w:rPr>
              <w:t>12</w:t>
            </w:r>
          </w:p>
        </w:tc>
        <w:tc>
          <w:tcPr>
            <w:tcW w:w="1712" w:type="dxa"/>
            <w:noWrap/>
            <w:vAlign w:val="center"/>
          </w:tcPr>
          <w:p w14:paraId="62889189" w14:textId="53386DA4"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Calibri"/>
                <w:color w:val="000000"/>
                <w:sz w:val="22"/>
                <w:szCs w:val="22"/>
                <w:lang w:val="ro-RO"/>
              </w:rPr>
            </w:pPr>
            <w:r w:rsidRPr="00EA322D">
              <w:rPr>
                <w:rFonts w:ascii="Trebuchet MS" w:hAnsi="Trebuchet MS" w:cs="Calibri"/>
                <w:color w:val="000000"/>
                <w:sz w:val="22"/>
                <w:szCs w:val="22"/>
                <w:lang w:val="ro-RO"/>
              </w:rPr>
              <w:t>0,096407</w:t>
            </w:r>
          </w:p>
        </w:tc>
        <w:tc>
          <w:tcPr>
            <w:tcW w:w="2278" w:type="dxa"/>
            <w:noWrap/>
            <w:vAlign w:val="center"/>
          </w:tcPr>
          <w:p w14:paraId="2C4430DA" w14:textId="36D314F4" w:rsidR="00CA6ADB" w:rsidRPr="00EA322D" w:rsidRDefault="00CA6ADB" w:rsidP="00FB74B8">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Calibri"/>
                <w:color w:val="000000"/>
                <w:sz w:val="22"/>
                <w:szCs w:val="22"/>
                <w:lang w:val="ro-RO"/>
              </w:rPr>
            </w:pPr>
            <w:r w:rsidRPr="00EA322D">
              <w:rPr>
                <w:rFonts w:ascii="Trebuchet MS" w:hAnsi="Trebuchet MS" w:cs="Calibri"/>
                <w:color w:val="000000"/>
                <w:sz w:val="22"/>
                <w:szCs w:val="22"/>
                <w:lang w:val="ro-RO"/>
              </w:rPr>
              <w:t>100</w:t>
            </w:r>
          </w:p>
        </w:tc>
      </w:tr>
    </w:tbl>
    <w:p w14:paraId="0C9F3C91" w14:textId="2828CF3C" w:rsidR="00E65F88" w:rsidRPr="00EA322D" w:rsidRDefault="00E65F88" w:rsidP="009437DA">
      <w:pPr>
        <w:spacing w:before="120" w:line="288" w:lineRule="auto"/>
        <w:ind w:firstLine="907"/>
        <w:jc w:val="both"/>
        <w:rPr>
          <w:rFonts w:ascii="Trebuchet MS" w:hAnsi="Trebuchet MS"/>
          <w:sz w:val="22"/>
          <w:szCs w:val="22"/>
          <w:lang w:val="ro-RO"/>
        </w:rPr>
      </w:pPr>
      <w:r w:rsidRPr="00EA322D">
        <w:rPr>
          <w:rFonts w:ascii="Trebuchet MS" w:hAnsi="Trebuchet MS"/>
          <w:sz w:val="22"/>
          <w:szCs w:val="22"/>
          <w:lang w:val="ro-RO"/>
        </w:rPr>
        <w:t xml:space="preserve">Prima componentă principală este mult mai semnificativă decât celelalte </w:t>
      </w:r>
      <w:r w:rsidR="004F3DFD" w:rsidRPr="00EA322D">
        <w:rPr>
          <w:rFonts w:ascii="Trebuchet MS" w:hAnsi="Trebuchet MS"/>
          <w:sz w:val="22"/>
          <w:szCs w:val="22"/>
          <w:lang w:val="ro-RO"/>
        </w:rPr>
        <w:t>trei</w:t>
      </w:r>
      <w:r w:rsidRPr="00EA322D">
        <w:rPr>
          <w:rFonts w:ascii="Trebuchet MS" w:hAnsi="Trebuchet MS"/>
          <w:sz w:val="22"/>
          <w:szCs w:val="22"/>
          <w:lang w:val="ro-RO"/>
        </w:rPr>
        <w:t>, acoperind peste 40% din variabilitate.</w:t>
      </w:r>
    </w:p>
    <w:p w14:paraId="53E3508E" w14:textId="40544DDA" w:rsidR="00E65F88" w:rsidRPr="00EA322D" w:rsidRDefault="00E51E2B" w:rsidP="00CB38AA">
      <w:pPr>
        <w:jc w:val="center"/>
        <w:rPr>
          <w:rFonts w:ascii="Trebuchet MS" w:hAnsi="Trebuchet MS"/>
          <w:sz w:val="22"/>
          <w:szCs w:val="22"/>
          <w:lang w:val="ro-RO"/>
        </w:rPr>
      </w:pPr>
      <w:r w:rsidRPr="00EA322D">
        <w:rPr>
          <w:rFonts w:ascii="Trebuchet MS" w:hAnsi="Trebuchet MS"/>
          <w:noProof/>
          <w:sz w:val="22"/>
          <w:szCs w:val="22"/>
          <w:lang w:val="ro-RO" w:eastAsia="ro-RO"/>
        </w:rPr>
        <w:drawing>
          <wp:inline distT="0" distB="0" distL="0" distR="0" wp14:anchorId="7D3B8B25" wp14:editId="61785661">
            <wp:extent cx="5731510" cy="40119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varianta.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14:paraId="2AB62916" w14:textId="6F6C3AB9" w:rsidR="006E19C5" w:rsidRPr="00EA322D" w:rsidRDefault="006E19C5" w:rsidP="006E19C5">
      <w:pPr>
        <w:spacing w:before="240"/>
        <w:jc w:val="both"/>
        <w:rPr>
          <w:rFonts w:ascii="Trebuchet MS" w:hAnsi="Trebuchet MS"/>
          <w:sz w:val="22"/>
          <w:szCs w:val="22"/>
          <w:lang w:val="ro-RO"/>
        </w:rPr>
      </w:pPr>
      <w:r w:rsidRPr="00EA322D">
        <w:rPr>
          <w:rFonts w:ascii="Trebuchet MS" w:hAnsi="Trebuchet MS"/>
          <w:sz w:val="22"/>
          <w:szCs w:val="22"/>
          <w:lang w:val="ro-RO"/>
        </w:rPr>
        <w:t>Figura 2. Graficul valorilor proprii</w:t>
      </w:r>
    </w:p>
    <w:p w14:paraId="1B5282FE" w14:textId="1E24DD82" w:rsidR="00E65F88" w:rsidRPr="00EA322D" w:rsidRDefault="00E65F88" w:rsidP="00C37AB4">
      <w:pPr>
        <w:spacing w:before="240"/>
        <w:jc w:val="both"/>
        <w:rPr>
          <w:rFonts w:ascii="Trebuchet MS" w:hAnsi="Trebuchet MS"/>
          <w:sz w:val="22"/>
          <w:szCs w:val="22"/>
          <w:lang w:val="ro-RO"/>
        </w:rPr>
      </w:pPr>
      <w:r w:rsidRPr="00EA322D">
        <w:rPr>
          <w:rFonts w:ascii="Trebuchet MS" w:hAnsi="Trebuchet MS"/>
          <w:b/>
          <w:sz w:val="22"/>
          <w:szCs w:val="22"/>
          <w:lang w:val="ro-RO"/>
        </w:rPr>
        <w:t>2</w:t>
      </w:r>
      <w:r w:rsidR="005B2CFA" w:rsidRPr="00EA322D">
        <w:rPr>
          <w:rFonts w:ascii="Trebuchet MS" w:hAnsi="Trebuchet MS"/>
          <w:b/>
          <w:sz w:val="22"/>
          <w:szCs w:val="22"/>
          <w:lang w:val="ro-RO"/>
        </w:rPr>
        <w:t>.</w:t>
      </w:r>
      <w:r w:rsidRPr="00EA322D">
        <w:rPr>
          <w:rFonts w:ascii="Trebuchet MS" w:hAnsi="Trebuchet MS"/>
          <w:b/>
          <w:sz w:val="22"/>
          <w:szCs w:val="22"/>
          <w:lang w:val="ro-RO"/>
        </w:rPr>
        <w:t xml:space="preserve"> Calculul corelațiilor dintre variabilele observate și componentele principale</w:t>
      </w:r>
    </w:p>
    <w:p w14:paraId="3972A11C" w14:textId="77777777" w:rsidR="0012662B" w:rsidRPr="00EA322D" w:rsidRDefault="00E65F88" w:rsidP="005B2CFA">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Aceste corelații numite și corelații factoriale (</w:t>
      </w:r>
      <w:proofErr w:type="spellStart"/>
      <w:r w:rsidRPr="00EA322D">
        <w:rPr>
          <w:rFonts w:ascii="Trebuchet MS" w:hAnsi="Trebuchet MS"/>
          <w:sz w:val="22"/>
          <w:szCs w:val="22"/>
          <w:lang w:val="ro-RO"/>
        </w:rPr>
        <w:t>eng</w:t>
      </w:r>
      <w:proofErr w:type="spellEnd"/>
      <w:r w:rsidRPr="00EA322D">
        <w:rPr>
          <w:rFonts w:ascii="Trebuchet MS" w:hAnsi="Trebuchet MS"/>
          <w:sz w:val="22"/>
          <w:szCs w:val="22"/>
          <w:lang w:val="ro-RO"/>
        </w:rPr>
        <w:t xml:space="preserve">. </w:t>
      </w:r>
      <w:r w:rsidRPr="00EA322D">
        <w:rPr>
          <w:rFonts w:ascii="Trebuchet MS" w:hAnsi="Trebuchet MS"/>
          <w:i/>
          <w:sz w:val="22"/>
          <w:szCs w:val="22"/>
          <w:lang w:val="ro-RO"/>
        </w:rPr>
        <w:t xml:space="preserve">factor </w:t>
      </w:r>
      <w:proofErr w:type="spellStart"/>
      <w:r w:rsidRPr="00EA322D">
        <w:rPr>
          <w:rFonts w:ascii="Trebuchet MS" w:hAnsi="Trebuchet MS"/>
          <w:i/>
          <w:sz w:val="22"/>
          <w:szCs w:val="22"/>
          <w:lang w:val="ro-RO"/>
        </w:rPr>
        <w:t>loadings</w:t>
      </w:r>
      <w:proofErr w:type="spellEnd"/>
      <w:r w:rsidRPr="00EA322D">
        <w:rPr>
          <w:rFonts w:ascii="Trebuchet MS" w:hAnsi="Trebuchet MS"/>
          <w:sz w:val="22"/>
          <w:szCs w:val="22"/>
          <w:lang w:val="ro-RO"/>
        </w:rPr>
        <w:t>) se calculează pornind de la vectorii proprii ai m</w:t>
      </w:r>
      <w:r w:rsidR="000B35BB" w:rsidRPr="00EA322D">
        <w:rPr>
          <w:rFonts w:ascii="Trebuchet MS" w:hAnsi="Trebuchet MS"/>
          <w:sz w:val="22"/>
          <w:szCs w:val="22"/>
          <w:lang w:val="ro-RO"/>
        </w:rPr>
        <w:t>atricei de corelație</w:t>
      </w:r>
      <w:r w:rsidRPr="00EA322D">
        <w:rPr>
          <w:rFonts w:ascii="Trebuchet MS" w:hAnsi="Trebuchet MS"/>
          <w:sz w:val="22"/>
          <w:szCs w:val="22"/>
          <w:lang w:val="ro-RO"/>
        </w:rPr>
        <w:t xml:space="preserve">. Ele reprezintă coeficienții de corelație liniară dintre variabilele observate și componentele principale. Fiind calculate din vectorii proprii ele reflectă saturațiile componentelor în fiecare variabilă observată sau altfel spus, contribuția fiecărei variabile observate la constituirea unei componente principale. </w:t>
      </w:r>
    </w:p>
    <w:p w14:paraId="4EBA7E3F" w14:textId="2175B5F4" w:rsidR="00D70AA7" w:rsidRPr="00EA322D" w:rsidRDefault="00E65F88" w:rsidP="005B2CFA">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 xml:space="preserve">În </w:t>
      </w:r>
      <w:r w:rsidR="005D23F2" w:rsidRPr="00EA322D">
        <w:rPr>
          <w:rFonts w:ascii="Trebuchet MS" w:hAnsi="Trebuchet MS"/>
          <w:sz w:val="22"/>
          <w:szCs w:val="22"/>
          <w:lang w:val="ro-RO"/>
        </w:rPr>
        <w:t>T</w:t>
      </w:r>
      <w:r w:rsidRPr="00EA322D">
        <w:rPr>
          <w:rFonts w:ascii="Trebuchet MS" w:hAnsi="Trebuchet MS"/>
          <w:sz w:val="22"/>
          <w:szCs w:val="22"/>
          <w:lang w:val="ro-RO"/>
        </w:rPr>
        <w:t xml:space="preserve">abelul 3 sunt prezentate aceste corelații pentru cele mai semnificative </w:t>
      </w:r>
      <w:r w:rsidR="001D6B1A">
        <w:rPr>
          <w:rFonts w:ascii="Trebuchet MS" w:hAnsi="Trebuchet MS"/>
          <w:sz w:val="22"/>
          <w:szCs w:val="22"/>
          <w:lang w:val="ro-RO"/>
        </w:rPr>
        <w:t>patru</w:t>
      </w:r>
      <w:r w:rsidRPr="00EA322D">
        <w:rPr>
          <w:rFonts w:ascii="Trebuchet MS" w:hAnsi="Trebuchet MS"/>
          <w:sz w:val="22"/>
          <w:szCs w:val="22"/>
          <w:lang w:val="ro-RO"/>
        </w:rPr>
        <w:t xml:space="preserve"> componente principale. Aceste corelații sunt importante în încercarea de a denomina componentele principale. Acțiunea de denominare constă în asocierea unei semnificații concrete componentelor principale, semnificație exprimată prin câteva cuvinte care să dea un sens generic componentei. Denominarea mai este denumită și etichetare, "eticheta" asociată fiind legată de ceea ce au în comun variabilele puternic corelate cu componenta respectivă. </w:t>
      </w:r>
    </w:p>
    <w:p w14:paraId="24E93A96" w14:textId="191A2CA2" w:rsidR="00540225" w:rsidRPr="00EA322D" w:rsidRDefault="00E65F88" w:rsidP="005B2CFA">
      <w:pPr>
        <w:spacing w:before="120" w:line="288" w:lineRule="auto"/>
        <w:ind w:firstLine="851"/>
        <w:jc w:val="both"/>
        <w:rPr>
          <w:rFonts w:ascii="Trebuchet MS" w:hAnsi="Trebuchet MS"/>
          <w:strike/>
          <w:sz w:val="22"/>
          <w:szCs w:val="22"/>
          <w:lang w:val="ro-RO"/>
        </w:rPr>
      </w:pPr>
      <w:r w:rsidRPr="00EA322D">
        <w:rPr>
          <w:rFonts w:ascii="Trebuchet MS" w:hAnsi="Trebuchet MS"/>
          <w:sz w:val="22"/>
          <w:szCs w:val="22"/>
          <w:lang w:val="ro-RO"/>
        </w:rPr>
        <w:lastRenderedPageBreak/>
        <w:t xml:space="preserve">Astfel, se poate observa că prima componentă principală este puternic corelată cu </w:t>
      </w:r>
      <w:r w:rsidR="000B35BB" w:rsidRPr="00EA322D">
        <w:rPr>
          <w:rFonts w:ascii="Trebuchet MS" w:hAnsi="Trebuchet MS"/>
          <w:sz w:val="22"/>
          <w:szCs w:val="22"/>
          <w:lang w:val="ro-RO"/>
        </w:rPr>
        <w:t xml:space="preserve">venitul net mediu anual, consumul individual efectiv în prețuri curente, </w:t>
      </w:r>
      <w:r w:rsidR="00CB38AA" w:rsidRPr="00EA322D">
        <w:rPr>
          <w:rFonts w:ascii="Trebuchet MS" w:hAnsi="Trebuchet MS"/>
          <w:sz w:val="22"/>
          <w:szCs w:val="22"/>
          <w:lang w:val="ro-RO"/>
        </w:rPr>
        <w:t>ponderea persoanelor cu abilități digitale și orele lucrate în medie săptămânal.</w:t>
      </w:r>
      <w:r w:rsidRPr="00EA322D">
        <w:rPr>
          <w:rFonts w:ascii="Trebuchet MS" w:hAnsi="Trebuchet MS"/>
          <w:sz w:val="22"/>
          <w:szCs w:val="22"/>
          <w:lang w:val="ro-RO"/>
        </w:rPr>
        <w:t xml:space="preserve"> Componenta 2 este </w:t>
      </w:r>
      <w:r w:rsidR="00914829" w:rsidRPr="00EA322D">
        <w:rPr>
          <w:rFonts w:ascii="Trebuchet MS" w:hAnsi="Trebuchet MS"/>
          <w:sz w:val="22"/>
          <w:szCs w:val="22"/>
          <w:lang w:val="ro-RO"/>
        </w:rPr>
        <w:t>puternic corelată</w:t>
      </w:r>
      <w:r w:rsidRPr="00EA322D">
        <w:rPr>
          <w:rFonts w:ascii="Trebuchet MS" w:hAnsi="Trebuchet MS"/>
          <w:sz w:val="22"/>
          <w:szCs w:val="22"/>
          <w:lang w:val="ro-RO"/>
        </w:rPr>
        <w:t xml:space="preserve"> </w:t>
      </w:r>
      <w:r w:rsidR="00914829" w:rsidRPr="00EA322D">
        <w:rPr>
          <w:rFonts w:ascii="Trebuchet MS" w:hAnsi="Trebuchet MS"/>
          <w:sz w:val="22"/>
          <w:szCs w:val="22"/>
          <w:lang w:val="ro-RO"/>
        </w:rPr>
        <w:t>cu</w:t>
      </w:r>
      <w:r w:rsidRPr="00EA322D">
        <w:rPr>
          <w:rFonts w:ascii="Trebuchet MS" w:hAnsi="Trebuchet MS"/>
          <w:sz w:val="22"/>
          <w:szCs w:val="22"/>
          <w:lang w:val="ro-RO"/>
        </w:rPr>
        <w:t xml:space="preserve"> rata </w:t>
      </w:r>
      <w:r w:rsidR="00614D0F" w:rsidRPr="00EA322D">
        <w:rPr>
          <w:rFonts w:ascii="Trebuchet MS" w:hAnsi="Trebuchet MS"/>
          <w:sz w:val="22"/>
          <w:szCs w:val="22"/>
          <w:lang w:val="ro-RO"/>
        </w:rPr>
        <w:t>criminalității</w:t>
      </w:r>
      <w:r w:rsidR="00914829" w:rsidRPr="00EA322D">
        <w:rPr>
          <w:rFonts w:ascii="Trebuchet MS" w:hAnsi="Trebuchet MS"/>
          <w:sz w:val="22"/>
          <w:szCs w:val="22"/>
          <w:lang w:val="ro-RO"/>
        </w:rPr>
        <w:t xml:space="preserve"> </w:t>
      </w:r>
      <w:r w:rsidRPr="00EA322D">
        <w:rPr>
          <w:rFonts w:ascii="Trebuchet MS" w:hAnsi="Trebuchet MS"/>
          <w:sz w:val="22"/>
          <w:szCs w:val="22"/>
          <w:lang w:val="ro-RO"/>
        </w:rPr>
        <w:t xml:space="preserve">și </w:t>
      </w:r>
      <w:r w:rsidR="00914829" w:rsidRPr="00EA322D">
        <w:rPr>
          <w:rFonts w:ascii="Trebuchet MS" w:hAnsi="Trebuchet MS"/>
          <w:sz w:val="22"/>
          <w:szCs w:val="22"/>
          <w:lang w:val="ro-RO"/>
        </w:rPr>
        <w:t>cu diferența în ceea ce privește ocuparea forței de muncă după gen. Are o corelație relativ mare și cu speranța de viață.</w:t>
      </w:r>
      <w:r w:rsidR="00914829" w:rsidRPr="00EA322D">
        <w:rPr>
          <w:sz w:val="22"/>
          <w:szCs w:val="22"/>
          <w:lang w:val="ro-RO"/>
        </w:rPr>
        <w:t xml:space="preserve"> </w:t>
      </w:r>
      <w:r w:rsidRPr="00EA322D">
        <w:rPr>
          <w:rFonts w:ascii="Trebuchet MS" w:hAnsi="Trebuchet MS"/>
          <w:sz w:val="22"/>
          <w:szCs w:val="22"/>
          <w:lang w:val="ro-RO"/>
        </w:rPr>
        <w:t xml:space="preserve">Componenta 3 este legată în principal de rata </w:t>
      </w:r>
      <w:r w:rsidR="00914829" w:rsidRPr="00EA322D">
        <w:rPr>
          <w:rFonts w:ascii="Trebuchet MS" w:hAnsi="Trebuchet MS"/>
          <w:sz w:val="22"/>
          <w:szCs w:val="22"/>
          <w:lang w:val="ro-RO"/>
        </w:rPr>
        <w:t>șomajului</w:t>
      </w:r>
      <w:r w:rsidRPr="00EA322D">
        <w:rPr>
          <w:rFonts w:ascii="Trebuchet MS" w:hAnsi="Trebuchet MS"/>
          <w:sz w:val="22"/>
          <w:szCs w:val="22"/>
          <w:lang w:val="ro-RO"/>
        </w:rPr>
        <w:t>. Are o corelație relativ mare și cu</w:t>
      </w:r>
      <w:r w:rsidR="00914829" w:rsidRPr="00EA322D">
        <w:rPr>
          <w:sz w:val="22"/>
          <w:szCs w:val="22"/>
          <w:lang w:val="ro-RO"/>
        </w:rPr>
        <w:t xml:space="preserve"> </w:t>
      </w:r>
      <w:r w:rsidR="00914829" w:rsidRPr="00EA322D">
        <w:rPr>
          <w:rFonts w:ascii="Trebuchet MS" w:hAnsi="Trebuchet MS"/>
          <w:sz w:val="22"/>
          <w:szCs w:val="22"/>
          <w:lang w:val="ro-RO"/>
        </w:rPr>
        <w:t>ponderea persoanelor care locuiesc în condiții inadecvate</w:t>
      </w:r>
      <w:r w:rsidRPr="00EA322D">
        <w:rPr>
          <w:rFonts w:ascii="Trebuchet MS" w:hAnsi="Trebuchet MS"/>
          <w:sz w:val="22"/>
          <w:szCs w:val="22"/>
          <w:lang w:val="ro-RO"/>
        </w:rPr>
        <w:t xml:space="preserve">. </w:t>
      </w:r>
      <w:r w:rsidR="00540225" w:rsidRPr="00EA322D">
        <w:rPr>
          <w:rFonts w:ascii="Trebuchet MS" w:hAnsi="Trebuchet MS"/>
          <w:sz w:val="22"/>
          <w:szCs w:val="22"/>
          <w:lang w:val="ro-RO"/>
        </w:rPr>
        <w:t>Componenta 4 este legată în principal de rata de abandon în educație</w:t>
      </w:r>
      <w:r w:rsidR="00CB38AA" w:rsidRPr="00EA322D">
        <w:rPr>
          <w:rFonts w:ascii="Trebuchet MS" w:hAnsi="Trebuchet MS"/>
          <w:sz w:val="22"/>
          <w:szCs w:val="22"/>
          <w:lang w:val="ro-RO"/>
        </w:rPr>
        <w:t>.</w:t>
      </w:r>
    </w:p>
    <w:p w14:paraId="625F9422" w14:textId="227940CB" w:rsidR="00E65F88" w:rsidRPr="00EA322D" w:rsidRDefault="00E65F88" w:rsidP="005B2CFA">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 xml:space="preserve">Corelațiile din </w:t>
      </w:r>
      <w:r w:rsidR="005D23F2" w:rsidRPr="00EA322D">
        <w:rPr>
          <w:rFonts w:ascii="Trebuchet MS" w:hAnsi="Trebuchet MS"/>
          <w:sz w:val="22"/>
          <w:szCs w:val="22"/>
          <w:lang w:val="ro-RO"/>
        </w:rPr>
        <w:t>T</w:t>
      </w:r>
      <w:r w:rsidRPr="00EA322D">
        <w:rPr>
          <w:rFonts w:ascii="Trebuchet MS" w:hAnsi="Trebuchet MS"/>
          <w:sz w:val="22"/>
          <w:szCs w:val="22"/>
          <w:lang w:val="ro-RO"/>
        </w:rPr>
        <w:t xml:space="preserve">abelul 3 sunt prezentate grafic prin cercul corelațiilor (pentru primele </w:t>
      </w:r>
      <w:r w:rsidR="005D23F2" w:rsidRPr="00EA322D">
        <w:rPr>
          <w:rFonts w:ascii="Trebuchet MS" w:hAnsi="Trebuchet MS"/>
          <w:sz w:val="22"/>
          <w:szCs w:val="22"/>
          <w:lang w:val="ro-RO"/>
        </w:rPr>
        <w:t>două</w:t>
      </w:r>
      <w:r w:rsidRPr="00EA322D">
        <w:rPr>
          <w:rFonts w:ascii="Trebuchet MS" w:hAnsi="Trebuchet MS"/>
          <w:sz w:val="22"/>
          <w:szCs w:val="22"/>
          <w:lang w:val="ro-RO"/>
        </w:rPr>
        <w:t xml:space="preserve"> componente) și prin corelogramă (</w:t>
      </w:r>
      <w:r w:rsidR="005D23F2" w:rsidRPr="00EA322D">
        <w:rPr>
          <w:rFonts w:ascii="Trebuchet MS" w:hAnsi="Trebuchet MS"/>
          <w:sz w:val="22"/>
          <w:szCs w:val="22"/>
          <w:lang w:val="ro-RO"/>
        </w:rPr>
        <w:t>F</w:t>
      </w:r>
      <w:r w:rsidRPr="00EA322D">
        <w:rPr>
          <w:rFonts w:ascii="Trebuchet MS" w:hAnsi="Trebuchet MS"/>
          <w:sz w:val="22"/>
          <w:szCs w:val="22"/>
          <w:lang w:val="ro-RO"/>
        </w:rPr>
        <w:t>igurile 3 și 4).</w:t>
      </w:r>
    </w:p>
    <w:p w14:paraId="5854F39D" w14:textId="77777777" w:rsidR="00E65F88" w:rsidRPr="00EA322D" w:rsidRDefault="00E65F88" w:rsidP="00D2784E">
      <w:pPr>
        <w:spacing w:before="120"/>
        <w:jc w:val="both"/>
        <w:rPr>
          <w:rFonts w:ascii="Trebuchet MS" w:hAnsi="Trebuchet MS"/>
          <w:sz w:val="22"/>
          <w:szCs w:val="22"/>
          <w:lang w:val="ro-RO"/>
        </w:rPr>
      </w:pPr>
      <w:r w:rsidRPr="00EA322D">
        <w:rPr>
          <w:rFonts w:ascii="Trebuchet MS" w:hAnsi="Trebuchet MS"/>
          <w:sz w:val="22"/>
          <w:szCs w:val="22"/>
          <w:lang w:val="ro-RO"/>
        </w:rPr>
        <w:t>Tabelul 3. Corelațiile factoriale</w:t>
      </w:r>
    </w:p>
    <w:tbl>
      <w:tblPr>
        <w:tblStyle w:val="Tabelgril1Luminos"/>
        <w:tblW w:w="6677" w:type="dxa"/>
        <w:tblLook w:val="04A0" w:firstRow="1" w:lastRow="0" w:firstColumn="1" w:lastColumn="0" w:noHBand="0" w:noVBand="1"/>
      </w:tblPr>
      <w:tblGrid>
        <w:gridCol w:w="989"/>
        <w:gridCol w:w="1329"/>
        <w:gridCol w:w="1391"/>
        <w:gridCol w:w="1484"/>
        <w:gridCol w:w="1484"/>
      </w:tblGrid>
      <w:tr w:rsidR="00EF0561" w:rsidRPr="00EA322D" w14:paraId="0E9B20A3" w14:textId="77777777" w:rsidTr="007D27AB">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hideMark/>
          </w:tcPr>
          <w:p w14:paraId="21BC5A18" w14:textId="5860C63F" w:rsidR="00EF0561" w:rsidRPr="00EA322D" w:rsidRDefault="00CC7E65" w:rsidP="00254E8B">
            <w:pPr>
              <w:jc w:val="center"/>
              <w:rPr>
                <w:rFonts w:ascii="Trebuchet MS" w:hAnsi="Trebuchet MS"/>
                <w:sz w:val="22"/>
                <w:szCs w:val="22"/>
                <w:lang w:val="ro-RO"/>
              </w:rPr>
            </w:pPr>
            <w:r w:rsidRPr="00EA322D">
              <w:rPr>
                <w:rFonts w:ascii="Trebuchet MS" w:hAnsi="Trebuchet MS"/>
                <w:sz w:val="22"/>
                <w:szCs w:val="22"/>
                <w:lang w:val="ro-RO"/>
              </w:rPr>
              <w:t>Cod</w:t>
            </w:r>
          </w:p>
        </w:tc>
        <w:tc>
          <w:tcPr>
            <w:tcW w:w="1329" w:type="dxa"/>
            <w:noWrap/>
            <w:vAlign w:val="center"/>
            <w:hideMark/>
          </w:tcPr>
          <w:p w14:paraId="51D90623" w14:textId="6DF9CFBF" w:rsidR="00EF0561" w:rsidRPr="00EA322D" w:rsidRDefault="00EF0561" w:rsidP="00254E8B">
            <w:pPr>
              <w:jc w:val="center"/>
              <w:cnfStyle w:val="100000000000" w:firstRow="1"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C1</w:t>
            </w:r>
          </w:p>
        </w:tc>
        <w:tc>
          <w:tcPr>
            <w:tcW w:w="1391" w:type="dxa"/>
            <w:noWrap/>
            <w:vAlign w:val="center"/>
            <w:hideMark/>
          </w:tcPr>
          <w:p w14:paraId="0DCD4821" w14:textId="7F7CC75A" w:rsidR="00EF0561" w:rsidRPr="00EA322D" w:rsidRDefault="00EF0561" w:rsidP="00254E8B">
            <w:pPr>
              <w:jc w:val="center"/>
              <w:cnfStyle w:val="100000000000" w:firstRow="1"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C2</w:t>
            </w:r>
          </w:p>
        </w:tc>
        <w:tc>
          <w:tcPr>
            <w:tcW w:w="1484" w:type="dxa"/>
            <w:noWrap/>
            <w:vAlign w:val="center"/>
            <w:hideMark/>
          </w:tcPr>
          <w:p w14:paraId="1754E48B" w14:textId="59804CAF" w:rsidR="00EF0561" w:rsidRPr="00EA322D" w:rsidRDefault="00EF0561" w:rsidP="00254E8B">
            <w:pPr>
              <w:jc w:val="center"/>
              <w:cnfStyle w:val="100000000000" w:firstRow="1"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C3</w:t>
            </w:r>
          </w:p>
        </w:tc>
        <w:tc>
          <w:tcPr>
            <w:tcW w:w="1484" w:type="dxa"/>
            <w:vAlign w:val="center"/>
          </w:tcPr>
          <w:p w14:paraId="2ED07812" w14:textId="5F2E834D" w:rsidR="00EF0561" w:rsidRPr="00EA322D" w:rsidRDefault="00EF0561" w:rsidP="00254E8B">
            <w:pPr>
              <w:jc w:val="center"/>
              <w:cnfStyle w:val="100000000000" w:firstRow="1"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C4</w:t>
            </w:r>
          </w:p>
        </w:tc>
      </w:tr>
      <w:tr w:rsidR="00EF0561" w:rsidRPr="00EA322D" w14:paraId="522C2E33"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hideMark/>
          </w:tcPr>
          <w:p w14:paraId="703FB560" w14:textId="77777777" w:rsidR="00EF0561" w:rsidRPr="00EA322D" w:rsidRDefault="00EF0561" w:rsidP="00254E8B">
            <w:pPr>
              <w:jc w:val="center"/>
              <w:rPr>
                <w:rFonts w:ascii="Trebuchet MS" w:hAnsi="Trebuchet MS"/>
                <w:color w:val="000000"/>
                <w:sz w:val="22"/>
                <w:szCs w:val="22"/>
                <w:lang w:val="ro-RO"/>
              </w:rPr>
            </w:pPr>
            <w:r w:rsidRPr="00EA322D">
              <w:rPr>
                <w:rFonts w:ascii="Trebuchet MS" w:hAnsi="Trebuchet MS"/>
                <w:sz w:val="22"/>
                <w:szCs w:val="22"/>
                <w:lang w:val="ro-RO"/>
              </w:rPr>
              <w:t>CIE</w:t>
            </w:r>
          </w:p>
        </w:tc>
        <w:tc>
          <w:tcPr>
            <w:tcW w:w="1329" w:type="dxa"/>
            <w:noWrap/>
            <w:vAlign w:val="center"/>
            <w:hideMark/>
          </w:tcPr>
          <w:p w14:paraId="571E0B80" w14:textId="2214BE19"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color w:val="FF0000"/>
                <w:sz w:val="22"/>
                <w:szCs w:val="22"/>
                <w:lang w:val="ro-RO"/>
              </w:rPr>
            </w:pPr>
            <w:r w:rsidRPr="00EA322D">
              <w:rPr>
                <w:rFonts w:ascii="Trebuchet MS" w:hAnsi="Trebuchet MS"/>
                <w:b/>
                <w:color w:val="FF0000"/>
                <w:sz w:val="22"/>
                <w:szCs w:val="22"/>
                <w:lang w:val="ro-RO"/>
              </w:rPr>
              <w:t>0,946837</w:t>
            </w:r>
          </w:p>
        </w:tc>
        <w:tc>
          <w:tcPr>
            <w:tcW w:w="1391" w:type="dxa"/>
            <w:noWrap/>
            <w:vAlign w:val="center"/>
            <w:hideMark/>
          </w:tcPr>
          <w:p w14:paraId="36AC0F6F" w14:textId="354C1AFC"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-0,09236</w:t>
            </w:r>
          </w:p>
        </w:tc>
        <w:tc>
          <w:tcPr>
            <w:tcW w:w="1484" w:type="dxa"/>
            <w:noWrap/>
            <w:vAlign w:val="center"/>
            <w:hideMark/>
          </w:tcPr>
          <w:p w14:paraId="01D8D850" w14:textId="6C7D291E"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0,141368</w:t>
            </w:r>
          </w:p>
        </w:tc>
        <w:tc>
          <w:tcPr>
            <w:tcW w:w="1484" w:type="dxa"/>
            <w:vAlign w:val="center"/>
          </w:tcPr>
          <w:p w14:paraId="76EF375F" w14:textId="189F64DA"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0,108152</w:t>
            </w:r>
          </w:p>
        </w:tc>
      </w:tr>
      <w:tr w:rsidR="00EF0561" w:rsidRPr="00EA322D" w14:paraId="5F7FBE93"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hideMark/>
          </w:tcPr>
          <w:p w14:paraId="03F540A9" w14:textId="77777777" w:rsidR="00EF0561" w:rsidRPr="00EA322D" w:rsidRDefault="00EF0561" w:rsidP="00254E8B">
            <w:pPr>
              <w:jc w:val="center"/>
              <w:rPr>
                <w:rFonts w:ascii="Trebuchet MS" w:hAnsi="Trebuchet MS"/>
                <w:color w:val="000000"/>
                <w:sz w:val="22"/>
                <w:szCs w:val="22"/>
                <w:lang w:val="ro-RO"/>
              </w:rPr>
            </w:pPr>
            <w:r w:rsidRPr="00EA322D">
              <w:rPr>
                <w:rFonts w:ascii="Trebuchet MS" w:hAnsi="Trebuchet MS"/>
                <w:sz w:val="22"/>
                <w:szCs w:val="22"/>
                <w:lang w:val="ro-RO"/>
              </w:rPr>
              <w:t>VNMA</w:t>
            </w:r>
          </w:p>
        </w:tc>
        <w:tc>
          <w:tcPr>
            <w:tcW w:w="1329" w:type="dxa"/>
            <w:noWrap/>
            <w:vAlign w:val="center"/>
            <w:hideMark/>
          </w:tcPr>
          <w:p w14:paraId="72BE369C" w14:textId="580A5A10"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color w:val="FF0000"/>
                <w:sz w:val="22"/>
                <w:szCs w:val="22"/>
                <w:lang w:val="ro-RO"/>
              </w:rPr>
            </w:pPr>
            <w:r w:rsidRPr="00EA322D">
              <w:rPr>
                <w:rFonts w:ascii="Trebuchet MS" w:hAnsi="Trebuchet MS"/>
                <w:b/>
                <w:color w:val="FF0000"/>
                <w:sz w:val="22"/>
                <w:szCs w:val="22"/>
                <w:lang w:val="ro-RO"/>
              </w:rPr>
              <w:t>0,952248</w:t>
            </w:r>
          </w:p>
        </w:tc>
        <w:tc>
          <w:tcPr>
            <w:tcW w:w="1391" w:type="dxa"/>
            <w:noWrap/>
            <w:vAlign w:val="center"/>
            <w:hideMark/>
          </w:tcPr>
          <w:p w14:paraId="0641E6C0" w14:textId="219037D2"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-0,11246</w:t>
            </w:r>
          </w:p>
        </w:tc>
        <w:tc>
          <w:tcPr>
            <w:tcW w:w="1484" w:type="dxa"/>
            <w:noWrap/>
            <w:vAlign w:val="center"/>
            <w:hideMark/>
          </w:tcPr>
          <w:p w14:paraId="293E12C4" w14:textId="6570B33C"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0,121975</w:t>
            </w:r>
          </w:p>
        </w:tc>
        <w:tc>
          <w:tcPr>
            <w:tcW w:w="1484" w:type="dxa"/>
            <w:vAlign w:val="center"/>
          </w:tcPr>
          <w:p w14:paraId="4D62B9D3" w14:textId="2F98EAED"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0,115118</w:t>
            </w:r>
          </w:p>
        </w:tc>
      </w:tr>
      <w:tr w:rsidR="00EF0561" w:rsidRPr="00EA322D" w14:paraId="65327CC4"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hideMark/>
          </w:tcPr>
          <w:p w14:paraId="42BEEEF6" w14:textId="77777777" w:rsidR="00EF0561" w:rsidRPr="00EA322D" w:rsidRDefault="00EF0561" w:rsidP="00254E8B">
            <w:pPr>
              <w:jc w:val="center"/>
              <w:rPr>
                <w:rFonts w:ascii="Trebuchet MS" w:hAnsi="Trebuchet MS"/>
                <w:color w:val="000000"/>
                <w:sz w:val="22"/>
                <w:szCs w:val="22"/>
                <w:lang w:val="ro-RO"/>
              </w:rPr>
            </w:pPr>
            <w:r w:rsidRPr="00EA322D">
              <w:rPr>
                <w:rFonts w:ascii="Trebuchet MS" w:hAnsi="Trebuchet MS"/>
                <w:sz w:val="22"/>
                <w:szCs w:val="22"/>
                <w:lang w:val="ro-RO"/>
              </w:rPr>
              <w:t>PRS</w:t>
            </w:r>
          </w:p>
        </w:tc>
        <w:tc>
          <w:tcPr>
            <w:tcW w:w="1329" w:type="dxa"/>
            <w:noWrap/>
            <w:vAlign w:val="center"/>
            <w:hideMark/>
          </w:tcPr>
          <w:p w14:paraId="31E219E0" w14:textId="00F287ED"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2060"/>
                <w:sz w:val="22"/>
                <w:szCs w:val="22"/>
                <w:lang w:val="ro-RO"/>
              </w:rPr>
            </w:pPr>
            <w:r w:rsidRPr="00EA322D">
              <w:rPr>
                <w:rFonts w:ascii="Trebuchet MS" w:hAnsi="Trebuchet MS"/>
                <w:b/>
                <w:sz w:val="22"/>
                <w:szCs w:val="22"/>
                <w:lang w:val="ro-RO"/>
              </w:rPr>
              <w:t>-0,64485</w:t>
            </w:r>
          </w:p>
        </w:tc>
        <w:tc>
          <w:tcPr>
            <w:tcW w:w="1391" w:type="dxa"/>
            <w:noWrap/>
            <w:vAlign w:val="center"/>
            <w:hideMark/>
          </w:tcPr>
          <w:p w14:paraId="4A077D4B" w14:textId="2A9F9F4A"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color w:val="FF0000"/>
                <w:sz w:val="22"/>
                <w:szCs w:val="22"/>
                <w:lang w:val="ro-RO"/>
              </w:rPr>
            </w:pPr>
            <w:r w:rsidRPr="00EA322D">
              <w:rPr>
                <w:rFonts w:ascii="Trebuchet MS" w:hAnsi="Trebuchet MS"/>
                <w:color w:val="000000"/>
                <w:sz w:val="22"/>
                <w:szCs w:val="22"/>
                <w:lang w:val="ro-RO"/>
              </w:rPr>
              <w:t>0,141712</w:t>
            </w:r>
          </w:p>
        </w:tc>
        <w:tc>
          <w:tcPr>
            <w:tcW w:w="1484" w:type="dxa"/>
            <w:noWrap/>
            <w:vAlign w:val="center"/>
            <w:hideMark/>
          </w:tcPr>
          <w:p w14:paraId="1C5E74B3" w14:textId="705CDB72"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0,480376</w:t>
            </w:r>
          </w:p>
        </w:tc>
        <w:tc>
          <w:tcPr>
            <w:tcW w:w="1484" w:type="dxa"/>
            <w:vAlign w:val="center"/>
          </w:tcPr>
          <w:p w14:paraId="6EAFB152" w14:textId="355BA238"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0,248081</w:t>
            </w:r>
          </w:p>
        </w:tc>
      </w:tr>
      <w:tr w:rsidR="00EF0561" w:rsidRPr="00EA322D" w14:paraId="72B61DC9"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hideMark/>
          </w:tcPr>
          <w:p w14:paraId="5CE94D48" w14:textId="77777777" w:rsidR="00EF0561" w:rsidRPr="00EA322D" w:rsidRDefault="00EF0561" w:rsidP="00254E8B">
            <w:pPr>
              <w:jc w:val="center"/>
              <w:rPr>
                <w:rFonts w:ascii="Trebuchet MS" w:hAnsi="Trebuchet MS"/>
                <w:color w:val="000000"/>
                <w:sz w:val="22"/>
                <w:szCs w:val="22"/>
                <w:lang w:val="ro-RO"/>
              </w:rPr>
            </w:pPr>
            <w:r w:rsidRPr="00EA322D">
              <w:rPr>
                <w:rFonts w:ascii="Trebuchet MS" w:hAnsi="Trebuchet MS"/>
                <w:sz w:val="22"/>
                <w:szCs w:val="22"/>
                <w:lang w:val="ro-RO"/>
              </w:rPr>
              <w:t>PLI</w:t>
            </w:r>
          </w:p>
        </w:tc>
        <w:tc>
          <w:tcPr>
            <w:tcW w:w="1329" w:type="dxa"/>
            <w:noWrap/>
            <w:vAlign w:val="center"/>
            <w:hideMark/>
          </w:tcPr>
          <w:p w14:paraId="7D46BA70" w14:textId="0269164D"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color w:val="002060"/>
                <w:sz w:val="22"/>
                <w:szCs w:val="22"/>
                <w:lang w:val="ro-RO"/>
              </w:rPr>
            </w:pPr>
            <w:r w:rsidRPr="00EA322D">
              <w:rPr>
                <w:rFonts w:ascii="Trebuchet MS" w:hAnsi="Trebuchet MS"/>
                <w:color w:val="000000"/>
                <w:sz w:val="22"/>
                <w:szCs w:val="22"/>
                <w:lang w:val="ro-RO"/>
              </w:rPr>
              <w:t>-0,13877</w:t>
            </w:r>
          </w:p>
        </w:tc>
        <w:tc>
          <w:tcPr>
            <w:tcW w:w="1391" w:type="dxa"/>
            <w:noWrap/>
            <w:vAlign w:val="center"/>
            <w:hideMark/>
          </w:tcPr>
          <w:p w14:paraId="1D6B617C" w14:textId="7152AA16"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0,181696</w:t>
            </w:r>
          </w:p>
        </w:tc>
        <w:tc>
          <w:tcPr>
            <w:tcW w:w="1484" w:type="dxa"/>
            <w:noWrap/>
            <w:vAlign w:val="center"/>
            <w:hideMark/>
          </w:tcPr>
          <w:p w14:paraId="3B87A332" w14:textId="2EDD3216"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0000"/>
                <w:sz w:val="22"/>
                <w:szCs w:val="22"/>
                <w:lang w:val="ro-RO"/>
              </w:rPr>
            </w:pPr>
            <w:r w:rsidRPr="00EA322D">
              <w:rPr>
                <w:rFonts w:ascii="Trebuchet MS" w:hAnsi="Trebuchet MS"/>
                <w:b/>
                <w:color w:val="000000"/>
                <w:sz w:val="22"/>
                <w:szCs w:val="22"/>
                <w:lang w:val="ro-RO"/>
              </w:rPr>
              <w:t>0,573331</w:t>
            </w:r>
          </w:p>
        </w:tc>
        <w:tc>
          <w:tcPr>
            <w:tcW w:w="1484" w:type="dxa"/>
            <w:vAlign w:val="center"/>
          </w:tcPr>
          <w:p w14:paraId="5D8C8423" w14:textId="76D74F27"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0,245968</w:t>
            </w:r>
          </w:p>
        </w:tc>
      </w:tr>
      <w:tr w:rsidR="00EF0561" w:rsidRPr="00EA322D" w14:paraId="0C3845A4"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hideMark/>
          </w:tcPr>
          <w:p w14:paraId="4FA19783" w14:textId="77777777" w:rsidR="00EF0561" w:rsidRPr="00EA322D" w:rsidRDefault="00EF0561" w:rsidP="00254E8B">
            <w:pPr>
              <w:jc w:val="center"/>
              <w:rPr>
                <w:rFonts w:ascii="Trebuchet MS" w:hAnsi="Trebuchet MS"/>
                <w:color w:val="000000"/>
                <w:sz w:val="22"/>
                <w:szCs w:val="22"/>
                <w:lang w:val="ro-RO"/>
              </w:rPr>
            </w:pPr>
            <w:r w:rsidRPr="00EA322D">
              <w:rPr>
                <w:rFonts w:ascii="Trebuchet MS" w:hAnsi="Trebuchet MS"/>
                <w:sz w:val="22"/>
                <w:szCs w:val="22"/>
                <w:lang w:val="ro-RO"/>
              </w:rPr>
              <w:t>RS</w:t>
            </w:r>
          </w:p>
        </w:tc>
        <w:tc>
          <w:tcPr>
            <w:tcW w:w="1329" w:type="dxa"/>
            <w:noWrap/>
            <w:vAlign w:val="center"/>
            <w:hideMark/>
          </w:tcPr>
          <w:p w14:paraId="053E6139" w14:textId="7343C32B"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0000"/>
                <w:sz w:val="22"/>
                <w:szCs w:val="22"/>
                <w:lang w:val="ro-RO"/>
              </w:rPr>
            </w:pPr>
            <w:r w:rsidRPr="00EA322D">
              <w:rPr>
                <w:rFonts w:ascii="Trebuchet MS" w:hAnsi="Trebuchet MS"/>
                <w:color w:val="000000"/>
                <w:sz w:val="22"/>
                <w:szCs w:val="22"/>
                <w:lang w:val="ro-RO"/>
              </w:rPr>
              <w:t>-0,25136</w:t>
            </w:r>
          </w:p>
        </w:tc>
        <w:tc>
          <w:tcPr>
            <w:tcW w:w="1391" w:type="dxa"/>
            <w:noWrap/>
            <w:vAlign w:val="center"/>
            <w:hideMark/>
          </w:tcPr>
          <w:p w14:paraId="45247903" w14:textId="56FA0629"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0000"/>
                <w:sz w:val="22"/>
                <w:szCs w:val="22"/>
                <w:lang w:val="ro-RO"/>
              </w:rPr>
            </w:pPr>
            <w:r w:rsidRPr="00EA322D">
              <w:rPr>
                <w:rFonts w:ascii="Trebuchet MS" w:hAnsi="Trebuchet MS"/>
                <w:color w:val="000000"/>
                <w:sz w:val="22"/>
                <w:szCs w:val="22"/>
                <w:lang w:val="ro-RO"/>
              </w:rPr>
              <w:t>-0,18259</w:t>
            </w:r>
          </w:p>
        </w:tc>
        <w:tc>
          <w:tcPr>
            <w:tcW w:w="1484" w:type="dxa"/>
            <w:noWrap/>
            <w:vAlign w:val="center"/>
            <w:hideMark/>
          </w:tcPr>
          <w:p w14:paraId="23432F80" w14:textId="2045FA07"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0000"/>
                <w:sz w:val="22"/>
                <w:szCs w:val="22"/>
                <w:lang w:val="ro-RO"/>
              </w:rPr>
            </w:pPr>
            <w:r w:rsidRPr="00EA322D">
              <w:rPr>
                <w:rFonts w:ascii="Trebuchet MS" w:hAnsi="Trebuchet MS"/>
                <w:b/>
                <w:sz w:val="22"/>
                <w:szCs w:val="22"/>
                <w:lang w:val="ro-RO"/>
              </w:rPr>
              <w:t>0,733456</w:t>
            </w:r>
          </w:p>
        </w:tc>
        <w:tc>
          <w:tcPr>
            <w:tcW w:w="1484" w:type="dxa"/>
            <w:vAlign w:val="center"/>
          </w:tcPr>
          <w:p w14:paraId="6381F8F2" w14:textId="3795A37A"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-0,46953</w:t>
            </w:r>
          </w:p>
        </w:tc>
      </w:tr>
      <w:tr w:rsidR="00EF0561" w:rsidRPr="00EA322D" w14:paraId="2F7138D7"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hideMark/>
          </w:tcPr>
          <w:p w14:paraId="65D4635E" w14:textId="77777777" w:rsidR="00EF0561" w:rsidRPr="00EA322D" w:rsidRDefault="00EF0561" w:rsidP="00254E8B">
            <w:pPr>
              <w:jc w:val="center"/>
              <w:rPr>
                <w:rFonts w:ascii="Trebuchet MS" w:hAnsi="Trebuchet MS"/>
                <w:color w:val="000000"/>
                <w:sz w:val="22"/>
                <w:szCs w:val="22"/>
                <w:lang w:val="ro-RO"/>
              </w:rPr>
            </w:pPr>
            <w:r w:rsidRPr="00EA322D">
              <w:rPr>
                <w:rFonts w:ascii="Trebuchet MS" w:hAnsi="Trebuchet MS"/>
                <w:sz w:val="22"/>
                <w:szCs w:val="22"/>
                <w:lang w:val="ro-RO"/>
              </w:rPr>
              <w:t>OLSM</w:t>
            </w:r>
          </w:p>
        </w:tc>
        <w:tc>
          <w:tcPr>
            <w:tcW w:w="1329" w:type="dxa"/>
            <w:noWrap/>
            <w:vAlign w:val="center"/>
            <w:hideMark/>
          </w:tcPr>
          <w:p w14:paraId="1FF4EF3B" w14:textId="4FE34453"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2060"/>
                <w:sz w:val="22"/>
                <w:szCs w:val="22"/>
                <w:lang w:val="ro-RO"/>
              </w:rPr>
            </w:pPr>
            <w:r w:rsidRPr="00EA322D">
              <w:rPr>
                <w:rFonts w:ascii="Trebuchet MS" w:hAnsi="Trebuchet MS"/>
                <w:b/>
                <w:color w:val="002060"/>
                <w:sz w:val="22"/>
                <w:szCs w:val="22"/>
                <w:lang w:val="ro-RO"/>
              </w:rPr>
              <w:t>-0,78203</w:t>
            </w:r>
          </w:p>
        </w:tc>
        <w:tc>
          <w:tcPr>
            <w:tcW w:w="1391" w:type="dxa"/>
            <w:noWrap/>
            <w:vAlign w:val="center"/>
            <w:hideMark/>
          </w:tcPr>
          <w:p w14:paraId="128A7B5C" w14:textId="72B4A3C2"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-0,06457</w:t>
            </w:r>
          </w:p>
        </w:tc>
        <w:tc>
          <w:tcPr>
            <w:tcW w:w="1484" w:type="dxa"/>
            <w:noWrap/>
            <w:vAlign w:val="center"/>
            <w:hideMark/>
          </w:tcPr>
          <w:p w14:paraId="65AB327D" w14:textId="3CFF3B4E"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0,028416</w:t>
            </w:r>
          </w:p>
        </w:tc>
        <w:tc>
          <w:tcPr>
            <w:tcW w:w="1484" w:type="dxa"/>
            <w:vAlign w:val="center"/>
          </w:tcPr>
          <w:p w14:paraId="73BCDCD8" w14:textId="269303E4"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-0,415</w:t>
            </w:r>
          </w:p>
        </w:tc>
      </w:tr>
      <w:tr w:rsidR="00EF0561" w:rsidRPr="00EA322D" w14:paraId="1106B131"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hideMark/>
          </w:tcPr>
          <w:p w14:paraId="259E5903" w14:textId="77777777" w:rsidR="00EF0561" w:rsidRPr="00EA322D" w:rsidRDefault="00EF0561" w:rsidP="00254E8B">
            <w:pPr>
              <w:jc w:val="center"/>
              <w:rPr>
                <w:rFonts w:ascii="Trebuchet MS" w:hAnsi="Trebuchet MS"/>
                <w:color w:val="000000"/>
                <w:sz w:val="22"/>
                <w:szCs w:val="22"/>
                <w:lang w:val="ro-RO"/>
              </w:rPr>
            </w:pPr>
            <w:r w:rsidRPr="00EA322D">
              <w:rPr>
                <w:rFonts w:ascii="Trebuchet MS" w:hAnsi="Trebuchet MS"/>
                <w:sz w:val="22"/>
                <w:szCs w:val="22"/>
                <w:lang w:val="ro-RO"/>
              </w:rPr>
              <w:t>SV</w:t>
            </w:r>
          </w:p>
        </w:tc>
        <w:tc>
          <w:tcPr>
            <w:tcW w:w="1329" w:type="dxa"/>
            <w:noWrap/>
            <w:vAlign w:val="center"/>
            <w:hideMark/>
          </w:tcPr>
          <w:p w14:paraId="46C997D0" w14:textId="04189093"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0000"/>
                <w:sz w:val="22"/>
                <w:szCs w:val="22"/>
                <w:lang w:val="ro-RO"/>
              </w:rPr>
            </w:pPr>
            <w:r w:rsidRPr="00EA322D">
              <w:rPr>
                <w:rFonts w:ascii="Trebuchet MS" w:hAnsi="Trebuchet MS"/>
                <w:b/>
                <w:color w:val="000000"/>
                <w:sz w:val="22"/>
                <w:szCs w:val="22"/>
                <w:lang w:val="ro-RO"/>
              </w:rPr>
              <w:t>0,667551</w:t>
            </w:r>
          </w:p>
        </w:tc>
        <w:tc>
          <w:tcPr>
            <w:tcW w:w="1391" w:type="dxa"/>
            <w:noWrap/>
            <w:vAlign w:val="center"/>
            <w:hideMark/>
          </w:tcPr>
          <w:p w14:paraId="3ED1EA98" w14:textId="688B2533"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0000"/>
                <w:sz w:val="22"/>
                <w:szCs w:val="22"/>
                <w:lang w:val="ro-RO"/>
              </w:rPr>
            </w:pPr>
            <w:r w:rsidRPr="00EA322D">
              <w:rPr>
                <w:rFonts w:ascii="Trebuchet MS" w:hAnsi="Trebuchet MS"/>
                <w:b/>
                <w:color w:val="000000"/>
                <w:sz w:val="22"/>
                <w:szCs w:val="22"/>
                <w:lang w:val="ro-RO"/>
              </w:rPr>
              <w:t>-0,56714</w:t>
            </w:r>
          </w:p>
        </w:tc>
        <w:tc>
          <w:tcPr>
            <w:tcW w:w="1484" w:type="dxa"/>
            <w:noWrap/>
            <w:vAlign w:val="center"/>
            <w:hideMark/>
          </w:tcPr>
          <w:p w14:paraId="16218F81" w14:textId="6B9A43BA"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color w:val="FF0000"/>
                <w:sz w:val="22"/>
                <w:szCs w:val="22"/>
                <w:lang w:val="ro-RO"/>
              </w:rPr>
            </w:pPr>
            <w:r w:rsidRPr="00EA322D">
              <w:rPr>
                <w:rFonts w:ascii="Trebuchet MS" w:hAnsi="Trebuchet MS"/>
                <w:color w:val="000000"/>
                <w:sz w:val="22"/>
                <w:szCs w:val="22"/>
                <w:lang w:val="ro-RO"/>
              </w:rPr>
              <w:t>0,392718</w:t>
            </w:r>
          </w:p>
        </w:tc>
        <w:tc>
          <w:tcPr>
            <w:tcW w:w="1484" w:type="dxa"/>
            <w:vAlign w:val="center"/>
          </w:tcPr>
          <w:p w14:paraId="208B09E1" w14:textId="1825191B"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color w:val="FF0000"/>
                <w:sz w:val="22"/>
                <w:szCs w:val="22"/>
                <w:lang w:val="ro-RO"/>
              </w:rPr>
            </w:pPr>
            <w:r w:rsidRPr="00EA322D">
              <w:rPr>
                <w:rFonts w:ascii="Trebuchet MS" w:hAnsi="Trebuchet MS"/>
                <w:color w:val="000000"/>
                <w:sz w:val="22"/>
                <w:szCs w:val="22"/>
                <w:lang w:val="ro-RO"/>
              </w:rPr>
              <w:t>-0,07556</w:t>
            </w:r>
          </w:p>
        </w:tc>
      </w:tr>
      <w:tr w:rsidR="00EF0561" w:rsidRPr="00EA322D" w14:paraId="6547AF9F"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hideMark/>
          </w:tcPr>
          <w:p w14:paraId="48C85DF9" w14:textId="77777777" w:rsidR="00EF0561" w:rsidRPr="00EA322D" w:rsidRDefault="00EF0561" w:rsidP="00254E8B">
            <w:pPr>
              <w:jc w:val="center"/>
              <w:rPr>
                <w:rFonts w:ascii="Trebuchet MS" w:hAnsi="Trebuchet MS"/>
                <w:b w:val="0"/>
                <w:bCs w:val="0"/>
                <w:color w:val="000000"/>
                <w:sz w:val="22"/>
                <w:szCs w:val="22"/>
                <w:lang w:val="ro-RO"/>
              </w:rPr>
            </w:pPr>
            <w:r w:rsidRPr="00EA322D">
              <w:rPr>
                <w:rFonts w:ascii="Trebuchet MS" w:hAnsi="Trebuchet MS"/>
                <w:sz w:val="22"/>
                <w:szCs w:val="22"/>
                <w:lang w:val="ro-RO"/>
              </w:rPr>
              <w:t>PSS</w:t>
            </w:r>
          </w:p>
        </w:tc>
        <w:tc>
          <w:tcPr>
            <w:tcW w:w="1329" w:type="dxa"/>
            <w:noWrap/>
            <w:vAlign w:val="center"/>
            <w:hideMark/>
          </w:tcPr>
          <w:p w14:paraId="49C9E3A3" w14:textId="6B4DCF80"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bCs/>
                <w:color w:val="FF0000"/>
                <w:sz w:val="22"/>
                <w:szCs w:val="22"/>
                <w:lang w:val="ro-RO"/>
              </w:rPr>
            </w:pPr>
            <w:r w:rsidRPr="00EA322D">
              <w:rPr>
                <w:rFonts w:ascii="Trebuchet MS" w:hAnsi="Trebuchet MS"/>
                <w:b/>
                <w:color w:val="000000"/>
                <w:sz w:val="22"/>
                <w:szCs w:val="22"/>
                <w:lang w:val="ro-RO"/>
              </w:rPr>
              <w:t>0,64127</w:t>
            </w:r>
          </w:p>
        </w:tc>
        <w:tc>
          <w:tcPr>
            <w:tcW w:w="1391" w:type="dxa"/>
            <w:noWrap/>
            <w:vAlign w:val="center"/>
            <w:hideMark/>
          </w:tcPr>
          <w:p w14:paraId="612EB74F" w14:textId="5DFEDA80"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0,431314</w:t>
            </w:r>
          </w:p>
        </w:tc>
        <w:tc>
          <w:tcPr>
            <w:tcW w:w="1484" w:type="dxa"/>
            <w:noWrap/>
            <w:vAlign w:val="center"/>
            <w:hideMark/>
          </w:tcPr>
          <w:p w14:paraId="583B3C65" w14:textId="5367B136"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0,364293</w:t>
            </w:r>
          </w:p>
        </w:tc>
        <w:tc>
          <w:tcPr>
            <w:tcW w:w="1484" w:type="dxa"/>
            <w:vAlign w:val="center"/>
          </w:tcPr>
          <w:p w14:paraId="7388E1B4" w14:textId="4C065875"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-0,10963</w:t>
            </w:r>
          </w:p>
        </w:tc>
      </w:tr>
      <w:tr w:rsidR="00EF0561" w:rsidRPr="00EA322D" w14:paraId="19B07E6E"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hideMark/>
          </w:tcPr>
          <w:p w14:paraId="0A296312" w14:textId="77777777" w:rsidR="00EF0561" w:rsidRPr="00EA322D" w:rsidRDefault="00EF0561" w:rsidP="00254E8B">
            <w:pPr>
              <w:jc w:val="center"/>
              <w:rPr>
                <w:rFonts w:ascii="Trebuchet MS" w:hAnsi="Trebuchet MS"/>
                <w:color w:val="000000"/>
                <w:sz w:val="22"/>
                <w:szCs w:val="22"/>
                <w:lang w:val="ro-RO"/>
              </w:rPr>
            </w:pPr>
            <w:r w:rsidRPr="00EA322D">
              <w:rPr>
                <w:rFonts w:ascii="Trebuchet MS" w:hAnsi="Trebuchet MS"/>
                <w:sz w:val="22"/>
                <w:szCs w:val="22"/>
                <w:lang w:val="ro-RO"/>
              </w:rPr>
              <w:t>RAD</w:t>
            </w:r>
          </w:p>
        </w:tc>
        <w:tc>
          <w:tcPr>
            <w:tcW w:w="1329" w:type="dxa"/>
            <w:noWrap/>
            <w:vAlign w:val="center"/>
            <w:hideMark/>
          </w:tcPr>
          <w:p w14:paraId="70CA6A20" w14:textId="7E947FCB"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-0,37258</w:t>
            </w:r>
          </w:p>
        </w:tc>
        <w:tc>
          <w:tcPr>
            <w:tcW w:w="1391" w:type="dxa"/>
            <w:noWrap/>
            <w:vAlign w:val="center"/>
            <w:hideMark/>
          </w:tcPr>
          <w:p w14:paraId="20563D7F" w14:textId="31B24C56"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-0,40768</w:t>
            </w:r>
          </w:p>
        </w:tc>
        <w:tc>
          <w:tcPr>
            <w:tcW w:w="1484" w:type="dxa"/>
            <w:noWrap/>
            <w:vAlign w:val="center"/>
            <w:hideMark/>
          </w:tcPr>
          <w:p w14:paraId="2781EBF5" w14:textId="1D5E1129"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0000"/>
                <w:sz w:val="22"/>
                <w:szCs w:val="22"/>
                <w:lang w:val="ro-RO"/>
              </w:rPr>
            </w:pPr>
            <w:r w:rsidRPr="00EA322D">
              <w:rPr>
                <w:rFonts w:ascii="Trebuchet MS" w:hAnsi="Trebuchet MS"/>
                <w:color w:val="000000"/>
                <w:sz w:val="22"/>
                <w:szCs w:val="22"/>
                <w:lang w:val="ro-RO"/>
              </w:rPr>
              <w:t>0,187649</w:t>
            </w:r>
          </w:p>
        </w:tc>
        <w:tc>
          <w:tcPr>
            <w:tcW w:w="1484" w:type="dxa"/>
            <w:vAlign w:val="center"/>
          </w:tcPr>
          <w:p w14:paraId="3E45E009" w14:textId="3CC51C86"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0000"/>
                <w:sz w:val="22"/>
                <w:szCs w:val="22"/>
                <w:lang w:val="ro-RO"/>
              </w:rPr>
            </w:pPr>
            <w:r w:rsidRPr="00EA322D">
              <w:rPr>
                <w:rFonts w:ascii="Trebuchet MS" w:hAnsi="Trebuchet MS"/>
                <w:b/>
                <w:sz w:val="22"/>
                <w:szCs w:val="22"/>
                <w:lang w:val="ro-RO"/>
              </w:rPr>
              <w:t>0,719772</w:t>
            </w:r>
          </w:p>
        </w:tc>
      </w:tr>
      <w:tr w:rsidR="00EF0561" w:rsidRPr="00EA322D" w14:paraId="30C4FB5A"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hideMark/>
          </w:tcPr>
          <w:p w14:paraId="22EF0E8A" w14:textId="77777777" w:rsidR="00EF0561" w:rsidRPr="00EA322D" w:rsidRDefault="00EF0561" w:rsidP="00254E8B">
            <w:pPr>
              <w:jc w:val="center"/>
              <w:rPr>
                <w:rFonts w:ascii="Trebuchet MS" w:hAnsi="Trebuchet MS"/>
                <w:color w:val="000000"/>
                <w:sz w:val="22"/>
                <w:szCs w:val="22"/>
                <w:lang w:val="ro-RO"/>
              </w:rPr>
            </w:pPr>
            <w:r w:rsidRPr="00EA322D">
              <w:rPr>
                <w:rFonts w:ascii="Trebuchet MS" w:hAnsi="Trebuchet MS"/>
                <w:sz w:val="22"/>
                <w:szCs w:val="22"/>
                <w:lang w:val="ro-RO"/>
              </w:rPr>
              <w:t>PAD</w:t>
            </w:r>
          </w:p>
        </w:tc>
        <w:tc>
          <w:tcPr>
            <w:tcW w:w="1329" w:type="dxa"/>
            <w:noWrap/>
            <w:vAlign w:val="center"/>
            <w:hideMark/>
          </w:tcPr>
          <w:p w14:paraId="480D9009" w14:textId="795BB7AD"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0000"/>
                <w:sz w:val="22"/>
                <w:szCs w:val="22"/>
                <w:lang w:val="ro-RO"/>
              </w:rPr>
            </w:pPr>
            <w:r w:rsidRPr="00EA322D">
              <w:rPr>
                <w:rFonts w:ascii="Trebuchet MS" w:hAnsi="Trebuchet MS"/>
                <w:b/>
                <w:color w:val="FF0000"/>
                <w:sz w:val="22"/>
                <w:szCs w:val="22"/>
                <w:lang w:val="ro-RO"/>
              </w:rPr>
              <w:t>0,869549</w:t>
            </w:r>
          </w:p>
        </w:tc>
        <w:tc>
          <w:tcPr>
            <w:tcW w:w="1391" w:type="dxa"/>
            <w:noWrap/>
            <w:vAlign w:val="center"/>
            <w:hideMark/>
          </w:tcPr>
          <w:p w14:paraId="4B5B832F" w14:textId="45E09F18"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0,127978</w:t>
            </w:r>
          </w:p>
        </w:tc>
        <w:tc>
          <w:tcPr>
            <w:tcW w:w="1484" w:type="dxa"/>
            <w:noWrap/>
            <w:vAlign w:val="center"/>
            <w:hideMark/>
          </w:tcPr>
          <w:p w14:paraId="10C47AB8" w14:textId="32B3B88C"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-0,12319</w:t>
            </w:r>
          </w:p>
        </w:tc>
        <w:tc>
          <w:tcPr>
            <w:tcW w:w="1484" w:type="dxa"/>
            <w:vAlign w:val="center"/>
          </w:tcPr>
          <w:p w14:paraId="5CA493BF" w14:textId="33BBA761"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0,015235</w:t>
            </w:r>
          </w:p>
        </w:tc>
      </w:tr>
      <w:tr w:rsidR="00EF0561" w:rsidRPr="00EA322D" w14:paraId="26B5C5D3"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tcPr>
          <w:p w14:paraId="0FEB73EE" w14:textId="77777777" w:rsidR="00EF0561" w:rsidRPr="00EA322D" w:rsidRDefault="00EF0561" w:rsidP="00254E8B">
            <w:pPr>
              <w:jc w:val="center"/>
              <w:rPr>
                <w:rFonts w:ascii="Trebuchet MS" w:hAnsi="Trebuchet MS"/>
                <w:color w:val="000000"/>
                <w:sz w:val="22"/>
                <w:szCs w:val="22"/>
                <w:lang w:val="ro-RO"/>
              </w:rPr>
            </w:pPr>
            <w:r w:rsidRPr="00EA322D">
              <w:rPr>
                <w:rFonts w:ascii="Trebuchet MS" w:hAnsi="Trebuchet MS"/>
                <w:sz w:val="22"/>
                <w:szCs w:val="22"/>
                <w:lang w:val="ro-RO"/>
              </w:rPr>
              <w:t>RC</w:t>
            </w:r>
          </w:p>
        </w:tc>
        <w:tc>
          <w:tcPr>
            <w:tcW w:w="1329" w:type="dxa"/>
            <w:noWrap/>
            <w:vAlign w:val="center"/>
          </w:tcPr>
          <w:p w14:paraId="56CB28D5" w14:textId="411109E2"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-0,25341</w:t>
            </w:r>
          </w:p>
        </w:tc>
        <w:tc>
          <w:tcPr>
            <w:tcW w:w="1391" w:type="dxa"/>
            <w:noWrap/>
            <w:vAlign w:val="center"/>
          </w:tcPr>
          <w:p w14:paraId="4AEA5622" w14:textId="45B4EE2E"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0000"/>
                <w:sz w:val="22"/>
                <w:szCs w:val="22"/>
                <w:lang w:val="ro-RO"/>
              </w:rPr>
            </w:pPr>
            <w:r w:rsidRPr="00EA322D">
              <w:rPr>
                <w:rFonts w:ascii="Trebuchet MS" w:hAnsi="Trebuchet MS"/>
                <w:b/>
                <w:color w:val="FF0000"/>
                <w:sz w:val="22"/>
                <w:szCs w:val="22"/>
                <w:lang w:val="ro-RO"/>
              </w:rPr>
              <w:t>0,822602</w:t>
            </w:r>
          </w:p>
        </w:tc>
        <w:tc>
          <w:tcPr>
            <w:tcW w:w="1484" w:type="dxa"/>
            <w:noWrap/>
            <w:vAlign w:val="center"/>
          </w:tcPr>
          <w:p w14:paraId="1AF73FA1" w14:textId="492234B3"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0,057104</w:t>
            </w:r>
          </w:p>
        </w:tc>
        <w:tc>
          <w:tcPr>
            <w:tcW w:w="1484" w:type="dxa"/>
            <w:vAlign w:val="center"/>
          </w:tcPr>
          <w:p w14:paraId="1A50BED6" w14:textId="404C96A3"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0,231199</w:t>
            </w:r>
          </w:p>
        </w:tc>
      </w:tr>
      <w:tr w:rsidR="00EF0561" w:rsidRPr="00EA322D" w14:paraId="3EF35598" w14:textId="77777777" w:rsidTr="007D27AB">
        <w:trPr>
          <w:trHeight w:val="375"/>
        </w:trPr>
        <w:tc>
          <w:tcPr>
            <w:cnfStyle w:val="001000000000" w:firstRow="0" w:lastRow="0" w:firstColumn="1" w:lastColumn="0" w:oddVBand="0" w:evenVBand="0" w:oddHBand="0" w:evenHBand="0" w:firstRowFirstColumn="0" w:firstRowLastColumn="0" w:lastRowFirstColumn="0" w:lastRowLastColumn="0"/>
            <w:tcW w:w="989" w:type="dxa"/>
            <w:noWrap/>
            <w:vAlign w:val="center"/>
          </w:tcPr>
          <w:p w14:paraId="2672FE54" w14:textId="77777777" w:rsidR="00EF0561" w:rsidRPr="00EA322D" w:rsidRDefault="00EF0561" w:rsidP="00254E8B">
            <w:pPr>
              <w:jc w:val="center"/>
              <w:rPr>
                <w:rFonts w:ascii="Trebuchet MS" w:hAnsi="Trebuchet MS"/>
                <w:color w:val="000000"/>
                <w:sz w:val="22"/>
                <w:szCs w:val="22"/>
                <w:lang w:val="ro-RO"/>
              </w:rPr>
            </w:pPr>
            <w:r w:rsidRPr="00EA322D">
              <w:rPr>
                <w:rFonts w:ascii="Trebuchet MS" w:hAnsi="Trebuchet MS"/>
                <w:sz w:val="22"/>
                <w:szCs w:val="22"/>
                <w:lang w:val="ro-RO"/>
              </w:rPr>
              <w:t>OG</w:t>
            </w:r>
          </w:p>
        </w:tc>
        <w:tc>
          <w:tcPr>
            <w:tcW w:w="1329" w:type="dxa"/>
            <w:noWrap/>
            <w:vAlign w:val="center"/>
          </w:tcPr>
          <w:p w14:paraId="2493ABB8" w14:textId="553BBC5C"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-0,32843</w:t>
            </w:r>
          </w:p>
        </w:tc>
        <w:tc>
          <w:tcPr>
            <w:tcW w:w="1391" w:type="dxa"/>
            <w:noWrap/>
            <w:vAlign w:val="center"/>
          </w:tcPr>
          <w:p w14:paraId="502F6518" w14:textId="6FB60AC2"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b/>
                <w:color w:val="000000"/>
                <w:sz w:val="22"/>
                <w:szCs w:val="22"/>
                <w:lang w:val="ro-RO"/>
              </w:rPr>
            </w:pPr>
            <w:r w:rsidRPr="00EA322D">
              <w:rPr>
                <w:rFonts w:ascii="Trebuchet MS" w:hAnsi="Trebuchet MS"/>
                <w:b/>
                <w:color w:val="002060"/>
                <w:sz w:val="22"/>
                <w:szCs w:val="22"/>
                <w:lang w:val="ro-RO"/>
              </w:rPr>
              <w:t>-0,79785</w:t>
            </w:r>
          </w:p>
        </w:tc>
        <w:tc>
          <w:tcPr>
            <w:tcW w:w="1484" w:type="dxa"/>
            <w:noWrap/>
            <w:vAlign w:val="center"/>
          </w:tcPr>
          <w:p w14:paraId="45462CD9" w14:textId="35C79F8D"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-0,12681</w:t>
            </w:r>
          </w:p>
        </w:tc>
        <w:tc>
          <w:tcPr>
            <w:tcW w:w="1484" w:type="dxa"/>
            <w:vAlign w:val="center"/>
          </w:tcPr>
          <w:p w14:paraId="30336696" w14:textId="4640AD6D" w:rsidR="00EF0561" w:rsidRPr="00EA322D" w:rsidRDefault="00EF0561" w:rsidP="00254E8B">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000000"/>
                <w:sz w:val="22"/>
                <w:szCs w:val="22"/>
                <w:lang w:val="ro-RO"/>
              </w:rPr>
            </w:pPr>
            <w:r w:rsidRPr="00EA322D">
              <w:rPr>
                <w:rFonts w:ascii="Trebuchet MS" w:hAnsi="Trebuchet MS"/>
                <w:color w:val="000000"/>
                <w:sz w:val="22"/>
                <w:szCs w:val="22"/>
                <w:lang w:val="ro-RO"/>
              </w:rPr>
              <w:t>0,079851</w:t>
            </w:r>
          </w:p>
        </w:tc>
      </w:tr>
    </w:tbl>
    <w:p w14:paraId="682655F4" w14:textId="77777777" w:rsidR="00EF0561" w:rsidRPr="00EA322D" w:rsidRDefault="00EF0561" w:rsidP="00E65F88">
      <w:pPr>
        <w:jc w:val="both"/>
        <w:rPr>
          <w:rFonts w:ascii="Trebuchet MS" w:hAnsi="Trebuchet MS"/>
          <w:sz w:val="22"/>
          <w:szCs w:val="22"/>
          <w:lang w:val="ro-RO"/>
        </w:rPr>
      </w:pPr>
    </w:p>
    <w:p w14:paraId="469D2DA2" w14:textId="29A82F93" w:rsidR="00E65F88" w:rsidRPr="00EA322D" w:rsidRDefault="007D27AB" w:rsidP="00E65F88">
      <w:pPr>
        <w:jc w:val="both"/>
        <w:rPr>
          <w:rFonts w:ascii="Trebuchet MS" w:hAnsi="Trebuchet MS"/>
          <w:sz w:val="22"/>
          <w:szCs w:val="22"/>
          <w:lang w:val="ro-RO"/>
        </w:rPr>
      </w:pPr>
      <w:r w:rsidRPr="00EA322D">
        <w:rPr>
          <w:rFonts w:ascii="Trebuchet MS" w:hAnsi="Trebuchet MS"/>
          <w:noProof/>
          <w:sz w:val="22"/>
          <w:szCs w:val="22"/>
          <w:lang w:val="ro-RO" w:eastAsia="ro-RO"/>
        </w:rPr>
        <mc:AlternateContent>
          <mc:Choice Requires="wpg">
            <w:drawing>
              <wp:anchor distT="0" distB="0" distL="114300" distR="114300" simplePos="0" relativeHeight="251659264" behindDoc="0" locked="0" layoutInCell="1" allowOverlap="1" wp14:anchorId="62C8C410" wp14:editId="08A91872">
                <wp:simplePos x="0" y="0"/>
                <wp:positionH relativeFrom="column">
                  <wp:posOffset>12700</wp:posOffset>
                </wp:positionH>
                <wp:positionV relativeFrom="paragraph">
                  <wp:posOffset>32077</wp:posOffset>
                </wp:positionV>
                <wp:extent cx="5955030" cy="2774623"/>
                <wp:effectExtent l="19050" t="19050" r="26670" b="26035"/>
                <wp:wrapSquare wrapText="bothSides"/>
                <wp:docPr id="6" name="Group 6"/>
                <wp:cNvGraphicFramePr/>
                <a:graphic xmlns:a="http://schemas.openxmlformats.org/drawingml/2006/main">
                  <a:graphicData uri="http://schemas.microsoft.com/office/word/2010/wordprocessingGroup">
                    <wpg:wgp>
                      <wpg:cNvGrpSpPr/>
                      <wpg:grpSpPr>
                        <a:xfrm>
                          <a:off x="0" y="0"/>
                          <a:ext cx="5955030" cy="2774623"/>
                          <a:chOff x="-5942" y="-50804"/>
                          <a:chExt cx="6457138" cy="2867417"/>
                        </a:xfrm>
                      </wpg:grpSpPr>
                      <pic:pic xmlns:pic="http://schemas.openxmlformats.org/drawingml/2006/picture">
                        <pic:nvPicPr>
                          <pic:cNvPr id="12" name="Picture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5942" y="-50804"/>
                            <a:ext cx="3015810" cy="2867417"/>
                          </a:xfrm>
                          <a:prstGeom prst="rect">
                            <a:avLst/>
                          </a:prstGeom>
                          <a:ln>
                            <a:solidFill>
                              <a:schemeClr val="accent1"/>
                            </a:solidFill>
                          </a:ln>
                        </pic:spPr>
                      </pic:pic>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209545" y="-20060"/>
                            <a:ext cx="3241651" cy="2836673"/>
                          </a:xfrm>
                          <a:prstGeom prst="rect">
                            <a:avLst/>
                          </a:prstGeom>
                          <a:ln>
                            <a:solidFill>
                              <a:schemeClr val="accent1"/>
                            </a:solidFill>
                          </a:ln>
                        </pic:spPr>
                      </pic:pic>
                    </wpg:wgp>
                  </a:graphicData>
                </a:graphic>
                <wp14:sizeRelH relativeFrom="margin">
                  <wp14:pctWidth>0</wp14:pctWidth>
                </wp14:sizeRelH>
                <wp14:sizeRelV relativeFrom="margin">
                  <wp14:pctHeight>0</wp14:pctHeight>
                </wp14:sizeRelV>
              </wp:anchor>
            </w:drawing>
          </mc:Choice>
          <mc:Fallback>
            <w:pict>
              <v:group w14:anchorId="635D3C37" id="Group 6" o:spid="_x0000_s1026" style="position:absolute;margin-left:1pt;margin-top:2.55pt;width:468.9pt;height:218.45pt;z-index:251659264;mso-width-relative:margin;mso-height-relative:margin" coordorigin="-59,-508" coordsize="64571,2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&#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59;top:-508;width:30157;height:2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" stroked="t" strokecolor="#5b9bd5 [3204]">
                  <v:imagedata r:id="rId12" o:title=""/>
                  <v:path arrowok="t"/>
                </v:shape>
                <v:shape id="Picture 13" o:spid="_x0000_s1028" type="#_x0000_t75" style="position:absolute;left:32095;top:-200;width:32416;height:28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" stroked="t" strokecolor="#5b9bd5 [3204]">
                  <v:imagedata r:id="rId13" o:title=""/>
                  <v:path arrowok="t"/>
                </v:shape>
                <w10:wrap type="square"/>
              </v:group>
            </w:pict>
          </mc:Fallback>
        </mc:AlternateContent>
      </w:r>
      <w:r w:rsidR="00E65F88" w:rsidRPr="00EA322D">
        <w:rPr>
          <w:rFonts w:ascii="Trebuchet MS" w:hAnsi="Trebuchet MS"/>
          <w:sz w:val="22"/>
          <w:szCs w:val="22"/>
          <w:lang w:val="ro-RO"/>
        </w:rPr>
        <w:t xml:space="preserve"> </w:t>
      </w:r>
    </w:p>
    <w:p w14:paraId="16EC8BFA" w14:textId="224E12C3" w:rsidR="00E65F88" w:rsidRPr="00EA322D" w:rsidRDefault="00E65F88" w:rsidP="00616167">
      <w:pPr>
        <w:rPr>
          <w:rFonts w:ascii="Trebuchet MS" w:hAnsi="Trebuchet MS"/>
          <w:sz w:val="22"/>
          <w:szCs w:val="22"/>
          <w:lang w:val="ro-RO"/>
        </w:rPr>
      </w:pPr>
      <w:r w:rsidRPr="00EA322D">
        <w:rPr>
          <w:rFonts w:ascii="Trebuchet MS" w:hAnsi="Trebuchet MS"/>
          <w:sz w:val="22"/>
          <w:szCs w:val="22"/>
          <w:lang w:val="ro-RO"/>
        </w:rPr>
        <w:t>Figura 3. Cercul corelațiilor</w:t>
      </w:r>
      <w:r w:rsidRPr="00EA322D">
        <w:rPr>
          <w:rFonts w:ascii="Trebuchet MS" w:hAnsi="Trebuchet MS"/>
          <w:sz w:val="22"/>
          <w:szCs w:val="22"/>
          <w:lang w:val="ro-RO"/>
        </w:rPr>
        <w:tab/>
      </w:r>
      <w:r w:rsidRPr="00EA322D">
        <w:rPr>
          <w:rFonts w:ascii="Trebuchet MS" w:hAnsi="Trebuchet MS"/>
          <w:sz w:val="22"/>
          <w:szCs w:val="22"/>
          <w:lang w:val="ro-RO"/>
        </w:rPr>
        <w:tab/>
      </w:r>
      <w:r w:rsidR="00616167" w:rsidRPr="00EA322D">
        <w:rPr>
          <w:rFonts w:ascii="Trebuchet MS" w:hAnsi="Trebuchet MS"/>
          <w:sz w:val="22"/>
          <w:szCs w:val="22"/>
          <w:lang w:val="ro-RO"/>
        </w:rPr>
        <w:t xml:space="preserve">      </w:t>
      </w:r>
      <w:r w:rsidR="00091355">
        <w:rPr>
          <w:rFonts w:ascii="Trebuchet MS" w:hAnsi="Trebuchet MS"/>
          <w:sz w:val="22"/>
          <w:szCs w:val="22"/>
          <w:lang w:val="ro-RO"/>
        </w:rPr>
        <w:t xml:space="preserve">           </w:t>
      </w:r>
      <w:r w:rsidRPr="00EA322D">
        <w:rPr>
          <w:rFonts w:ascii="Trebuchet MS" w:hAnsi="Trebuchet MS"/>
          <w:sz w:val="22"/>
          <w:szCs w:val="22"/>
          <w:lang w:val="ro-RO"/>
        </w:rPr>
        <w:t>Figura 4. Corelograma variabile - comp.</w:t>
      </w:r>
    </w:p>
    <w:p w14:paraId="0BC2AD6C" w14:textId="77777777" w:rsidR="00E65F88" w:rsidRPr="00EA322D" w:rsidRDefault="00E65F88" w:rsidP="00E65F88">
      <w:pPr>
        <w:jc w:val="both"/>
        <w:rPr>
          <w:rFonts w:ascii="Trebuchet MS" w:hAnsi="Trebuchet MS"/>
          <w:sz w:val="22"/>
          <w:szCs w:val="22"/>
          <w:lang w:val="ro-RO"/>
        </w:rPr>
      </w:pPr>
    </w:p>
    <w:p w14:paraId="4683B32B" w14:textId="77777777" w:rsidR="00E65F88" w:rsidRPr="00EA322D" w:rsidRDefault="00E65F88" w:rsidP="00E65F88">
      <w:pPr>
        <w:jc w:val="both"/>
        <w:rPr>
          <w:rFonts w:ascii="Trebuchet MS" w:hAnsi="Trebuchet MS"/>
          <w:b/>
          <w:sz w:val="22"/>
          <w:szCs w:val="22"/>
          <w:lang w:val="ro-RO"/>
        </w:rPr>
      </w:pPr>
      <w:r w:rsidRPr="00EA322D">
        <w:rPr>
          <w:rFonts w:ascii="Trebuchet MS" w:hAnsi="Trebuchet MS"/>
          <w:b/>
          <w:sz w:val="22"/>
          <w:szCs w:val="22"/>
          <w:lang w:val="ro-RO"/>
        </w:rPr>
        <w:lastRenderedPageBreak/>
        <w:t>3. Calculul scorurilor</w:t>
      </w:r>
    </w:p>
    <w:p w14:paraId="5D918B2C" w14:textId="7C769FCB" w:rsidR="00091355" w:rsidRPr="00D23718" w:rsidRDefault="00E65F88" w:rsidP="00267377">
      <w:pPr>
        <w:spacing w:line="288" w:lineRule="auto"/>
        <w:jc w:val="both"/>
        <w:rPr>
          <w:rFonts w:ascii="Trebuchet MS" w:hAnsi="Trebuchet MS"/>
          <w:sz w:val="22"/>
          <w:szCs w:val="22"/>
          <w:lang w:val="ro-RO"/>
        </w:rPr>
      </w:pPr>
      <w:r w:rsidRPr="00EA322D">
        <w:rPr>
          <w:rFonts w:ascii="Trebuchet MS" w:hAnsi="Trebuchet MS"/>
          <w:sz w:val="22"/>
          <w:szCs w:val="22"/>
          <w:lang w:val="ro-RO"/>
        </w:rPr>
        <w:t xml:space="preserve">Scorurile sunt proiecțiile normalizate ale </w:t>
      </w:r>
      <w:r w:rsidR="00127367" w:rsidRPr="00EA322D">
        <w:rPr>
          <w:rFonts w:ascii="Trebuchet MS" w:hAnsi="Trebuchet MS"/>
          <w:sz w:val="22"/>
          <w:szCs w:val="22"/>
          <w:lang w:val="ro-RO"/>
        </w:rPr>
        <w:t>țărilor</w:t>
      </w:r>
      <w:r w:rsidRPr="00EA322D">
        <w:rPr>
          <w:rFonts w:ascii="Trebuchet MS" w:hAnsi="Trebuchet MS"/>
          <w:sz w:val="22"/>
          <w:szCs w:val="22"/>
          <w:lang w:val="ro-RO"/>
        </w:rPr>
        <w:t xml:space="preserve"> în axele principale (axele componentelor principale). Proiecțiile în primele două axe sunt prezentate în </w:t>
      </w:r>
      <w:r w:rsidR="00BA60DE" w:rsidRPr="00EA322D">
        <w:rPr>
          <w:rFonts w:ascii="Trebuchet MS" w:hAnsi="Trebuchet MS"/>
          <w:sz w:val="22"/>
          <w:szCs w:val="22"/>
          <w:lang w:val="ro-RO"/>
        </w:rPr>
        <w:t>F</w:t>
      </w:r>
      <w:r w:rsidRPr="00EA322D">
        <w:rPr>
          <w:rFonts w:ascii="Trebuchet MS" w:hAnsi="Trebuchet MS"/>
          <w:sz w:val="22"/>
          <w:szCs w:val="22"/>
          <w:lang w:val="ro-RO"/>
        </w:rPr>
        <w:t xml:space="preserve">igura 5. Valorile mari pe axa </w:t>
      </w:r>
      <w:r w:rsidR="002E6FFF" w:rsidRPr="00EA322D">
        <w:rPr>
          <w:rFonts w:ascii="Trebuchet MS" w:hAnsi="Trebuchet MS"/>
          <w:sz w:val="22"/>
          <w:szCs w:val="22"/>
          <w:lang w:val="ro-RO"/>
        </w:rPr>
        <w:t>C</w:t>
      </w:r>
      <w:r w:rsidRPr="00EA322D">
        <w:rPr>
          <w:rFonts w:ascii="Trebuchet MS" w:hAnsi="Trebuchet MS"/>
          <w:sz w:val="22"/>
          <w:szCs w:val="22"/>
          <w:lang w:val="ro-RO"/>
        </w:rPr>
        <w:t>omponentei 1 înseamnă valori mari pentr</w:t>
      </w:r>
      <w:r w:rsidR="00CC5C0D">
        <w:rPr>
          <w:rFonts w:ascii="Trebuchet MS" w:hAnsi="Trebuchet MS"/>
          <w:sz w:val="22"/>
          <w:szCs w:val="22"/>
          <w:lang w:val="ro-RO"/>
        </w:rPr>
        <w:t xml:space="preserve">u </w:t>
      </w:r>
      <w:r w:rsidR="00CB38AA" w:rsidRPr="00EA322D">
        <w:rPr>
          <w:rFonts w:ascii="Trebuchet MS" w:hAnsi="Trebuchet MS"/>
          <w:sz w:val="22"/>
          <w:szCs w:val="22"/>
          <w:lang w:val="ro-RO"/>
        </w:rPr>
        <w:t xml:space="preserve">venitul net mediu anual, consumul individual efectiv în prețuri curente și ponderea persoanelor cu abilități digitale </w:t>
      </w:r>
      <w:r w:rsidRPr="00EA322D">
        <w:rPr>
          <w:rFonts w:ascii="Trebuchet MS" w:hAnsi="Trebuchet MS"/>
          <w:sz w:val="22"/>
          <w:szCs w:val="22"/>
          <w:lang w:val="ro-RO"/>
        </w:rPr>
        <w:t xml:space="preserve">deoarece sunt puternic și direct corelate cu </w:t>
      </w:r>
      <w:r w:rsidR="002E6FFF" w:rsidRPr="00EA322D">
        <w:rPr>
          <w:rFonts w:ascii="Trebuchet MS" w:hAnsi="Trebuchet MS"/>
          <w:sz w:val="22"/>
          <w:szCs w:val="22"/>
          <w:lang w:val="ro-RO"/>
        </w:rPr>
        <w:t>C</w:t>
      </w:r>
      <w:r w:rsidRPr="00EA322D">
        <w:rPr>
          <w:rFonts w:ascii="Trebuchet MS" w:hAnsi="Trebuchet MS"/>
          <w:sz w:val="22"/>
          <w:szCs w:val="22"/>
          <w:lang w:val="ro-RO"/>
        </w:rPr>
        <w:t xml:space="preserve">omponenta 1 și valori mici pentru </w:t>
      </w:r>
      <w:r w:rsidR="00CB38AA" w:rsidRPr="00EA322D">
        <w:rPr>
          <w:rFonts w:ascii="Trebuchet MS" w:hAnsi="Trebuchet MS"/>
          <w:sz w:val="22"/>
          <w:szCs w:val="22"/>
          <w:lang w:val="ro-RO"/>
        </w:rPr>
        <w:t>orele lucrate în medie săptămânal</w:t>
      </w:r>
      <w:r w:rsidRPr="00EA322D">
        <w:rPr>
          <w:rFonts w:ascii="Trebuchet MS" w:hAnsi="Trebuchet MS"/>
          <w:sz w:val="22"/>
          <w:szCs w:val="22"/>
          <w:lang w:val="ro-RO"/>
        </w:rPr>
        <w:t xml:space="preserve"> deoarece aceasta este invers corelată cu </w:t>
      </w:r>
      <w:r w:rsidR="002E6FFF" w:rsidRPr="00EA322D">
        <w:rPr>
          <w:rFonts w:ascii="Trebuchet MS" w:hAnsi="Trebuchet MS"/>
          <w:sz w:val="22"/>
          <w:szCs w:val="22"/>
          <w:lang w:val="ro-RO"/>
        </w:rPr>
        <w:t>C</w:t>
      </w:r>
      <w:r w:rsidR="00CB38AA" w:rsidRPr="00EA322D">
        <w:rPr>
          <w:rFonts w:ascii="Trebuchet MS" w:hAnsi="Trebuchet MS"/>
          <w:sz w:val="22"/>
          <w:szCs w:val="22"/>
          <w:lang w:val="ro-RO"/>
        </w:rPr>
        <w:t xml:space="preserve">omponenta 1. </w:t>
      </w:r>
      <w:r w:rsidRPr="00EA322D">
        <w:rPr>
          <w:rFonts w:ascii="Trebuchet MS" w:hAnsi="Trebuchet MS"/>
          <w:sz w:val="22"/>
          <w:szCs w:val="22"/>
          <w:lang w:val="ro-RO"/>
        </w:rPr>
        <w:t>Tab</w:t>
      </w:r>
      <w:r w:rsidR="00CB38AA" w:rsidRPr="00EA322D">
        <w:rPr>
          <w:rFonts w:ascii="Trebuchet MS" w:hAnsi="Trebuchet MS"/>
          <w:sz w:val="22"/>
          <w:szCs w:val="22"/>
          <w:lang w:val="ro-RO"/>
        </w:rPr>
        <w:t>elul scorurilor pentru primele patru</w:t>
      </w:r>
      <w:r w:rsidRPr="00EA322D">
        <w:rPr>
          <w:rFonts w:ascii="Trebuchet MS" w:hAnsi="Trebuchet MS"/>
          <w:sz w:val="22"/>
          <w:szCs w:val="22"/>
          <w:lang w:val="ro-RO"/>
        </w:rPr>
        <w:t xml:space="preserve"> componente este prezentat în Anexa 1</w:t>
      </w:r>
      <w:r w:rsidR="00BA60DE" w:rsidRPr="00EA322D">
        <w:rPr>
          <w:rFonts w:ascii="Trebuchet MS" w:hAnsi="Trebuchet MS"/>
          <w:sz w:val="22"/>
          <w:szCs w:val="22"/>
          <w:lang w:val="ro-RO"/>
        </w:rPr>
        <w:t>.</w:t>
      </w:r>
    </w:p>
    <w:p w14:paraId="686C5F0A" w14:textId="77777777" w:rsidR="00E65F88" w:rsidRPr="00EA322D" w:rsidRDefault="00E65F88" w:rsidP="00E65F88">
      <w:pPr>
        <w:jc w:val="both"/>
        <w:rPr>
          <w:rFonts w:ascii="Trebuchet MS" w:hAnsi="Trebuchet MS"/>
          <w:sz w:val="22"/>
          <w:szCs w:val="22"/>
          <w:lang w:val="ro-RO"/>
        </w:rPr>
      </w:pPr>
      <w:r w:rsidRPr="00EA322D">
        <w:rPr>
          <w:rFonts w:ascii="Trebuchet MS" w:hAnsi="Trebuchet MS"/>
          <w:sz w:val="22"/>
          <w:szCs w:val="22"/>
          <w:lang w:val="ro-RO"/>
        </w:rPr>
        <w:t xml:space="preserve"> </w:t>
      </w:r>
      <w:r w:rsidRPr="00EA322D">
        <w:rPr>
          <w:rFonts w:ascii="Trebuchet MS" w:hAnsi="Trebuchet MS"/>
          <w:noProof/>
          <w:sz w:val="22"/>
          <w:szCs w:val="22"/>
          <w:lang w:val="ro-RO" w:eastAsia="ro-RO"/>
        </w:rPr>
        <w:drawing>
          <wp:inline distT="0" distB="0" distL="0" distR="0" wp14:anchorId="01AFDF61" wp14:editId="6C68ED17">
            <wp:extent cx="4607626" cy="3225338"/>
            <wp:effectExtent l="19050" t="19050" r="2159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_scoruri._Axele_1-2.png"/>
                    <pic:cNvPicPr/>
                  </pic:nvPicPr>
                  <pic:blipFill>
                    <a:blip r:embed="rId14">
                      <a:extLst>
                        <a:ext uri="{28A0092B-C50C-407E-A947-70E740481C1C}">
                          <a14:useLocalDpi xmlns:a14="http://schemas.microsoft.com/office/drawing/2010/main" val="0"/>
                        </a:ext>
                      </a:extLst>
                    </a:blip>
                    <a:stretch>
                      <a:fillRect/>
                    </a:stretch>
                  </pic:blipFill>
                  <pic:spPr>
                    <a:xfrm>
                      <a:off x="0" y="0"/>
                      <a:ext cx="4641369" cy="3248958"/>
                    </a:xfrm>
                    <a:prstGeom prst="rect">
                      <a:avLst/>
                    </a:prstGeom>
                    <a:ln>
                      <a:solidFill>
                        <a:schemeClr val="accent1"/>
                      </a:solidFill>
                    </a:ln>
                  </pic:spPr>
                </pic:pic>
              </a:graphicData>
            </a:graphic>
          </wp:inline>
        </w:drawing>
      </w:r>
    </w:p>
    <w:p w14:paraId="64495C95" w14:textId="2315142C" w:rsidR="00E65F88" w:rsidRDefault="00E65F88" w:rsidP="00A06CE7">
      <w:pPr>
        <w:spacing w:before="120"/>
        <w:jc w:val="both"/>
        <w:rPr>
          <w:rFonts w:ascii="Trebuchet MS" w:hAnsi="Trebuchet MS"/>
          <w:sz w:val="22"/>
          <w:szCs w:val="22"/>
          <w:lang w:val="ro-RO"/>
        </w:rPr>
      </w:pPr>
      <w:r w:rsidRPr="00EA322D">
        <w:rPr>
          <w:rFonts w:ascii="Trebuchet MS" w:hAnsi="Trebuchet MS"/>
          <w:sz w:val="22"/>
          <w:szCs w:val="22"/>
          <w:lang w:val="ro-RO"/>
        </w:rPr>
        <w:t xml:space="preserve">Figura 5. Reprezentare </w:t>
      </w:r>
      <w:r w:rsidR="00BA60DE" w:rsidRPr="00EA322D">
        <w:rPr>
          <w:rFonts w:ascii="Trebuchet MS" w:hAnsi="Trebuchet MS"/>
          <w:sz w:val="22"/>
          <w:szCs w:val="22"/>
          <w:lang w:val="ro-RO"/>
        </w:rPr>
        <w:t>țări</w:t>
      </w:r>
      <w:r w:rsidRPr="00EA322D">
        <w:rPr>
          <w:rFonts w:ascii="Trebuchet MS" w:hAnsi="Trebuchet MS"/>
          <w:sz w:val="22"/>
          <w:szCs w:val="22"/>
          <w:lang w:val="ro-RO"/>
        </w:rPr>
        <w:t xml:space="preserve"> in axele 1 și 2</w:t>
      </w:r>
    </w:p>
    <w:p w14:paraId="7AB391DB" w14:textId="77777777" w:rsidR="00091355" w:rsidRPr="00EA322D" w:rsidRDefault="00091355" w:rsidP="00A06CE7">
      <w:pPr>
        <w:spacing w:before="120"/>
        <w:jc w:val="both"/>
        <w:rPr>
          <w:rFonts w:ascii="Trebuchet MS" w:hAnsi="Trebuchet MS"/>
          <w:sz w:val="22"/>
          <w:szCs w:val="22"/>
          <w:lang w:val="ro-RO"/>
        </w:rPr>
      </w:pPr>
    </w:p>
    <w:p w14:paraId="6D719B8A" w14:textId="77777777" w:rsidR="00E65F88" w:rsidRPr="00EA322D" w:rsidRDefault="00E65F88" w:rsidP="00E65F88">
      <w:pPr>
        <w:jc w:val="both"/>
        <w:rPr>
          <w:rFonts w:ascii="Trebuchet MS" w:hAnsi="Trebuchet MS"/>
          <w:sz w:val="22"/>
          <w:szCs w:val="22"/>
          <w:lang w:val="ro-RO"/>
        </w:rPr>
      </w:pPr>
      <w:r w:rsidRPr="00EA322D">
        <w:rPr>
          <w:rFonts w:ascii="Trebuchet MS" w:hAnsi="Trebuchet MS"/>
          <w:sz w:val="22"/>
          <w:szCs w:val="22"/>
          <w:lang w:val="ro-RO"/>
        </w:rPr>
        <w:t xml:space="preserve"> </w:t>
      </w:r>
      <w:r w:rsidRPr="00EA322D">
        <w:rPr>
          <w:rFonts w:ascii="Trebuchet MS" w:hAnsi="Trebuchet MS"/>
          <w:noProof/>
          <w:sz w:val="22"/>
          <w:szCs w:val="22"/>
          <w:lang w:val="ro-RO" w:eastAsia="ro-RO"/>
        </w:rPr>
        <w:drawing>
          <wp:inline distT="0" distB="0" distL="0" distR="0" wp14:anchorId="08FEF48F" wp14:editId="63A72DCA">
            <wp:extent cx="4672941" cy="3271060"/>
            <wp:effectExtent l="19050" t="19050" r="1397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scoruri._Axele_1-3.png"/>
                    <pic:cNvPicPr/>
                  </pic:nvPicPr>
                  <pic:blipFill>
                    <a:blip r:embed="rId15">
                      <a:extLst>
                        <a:ext uri="{28A0092B-C50C-407E-A947-70E740481C1C}">
                          <a14:useLocalDpi xmlns:a14="http://schemas.microsoft.com/office/drawing/2010/main" val="0"/>
                        </a:ext>
                      </a:extLst>
                    </a:blip>
                    <a:stretch>
                      <a:fillRect/>
                    </a:stretch>
                  </pic:blipFill>
                  <pic:spPr>
                    <a:xfrm>
                      <a:off x="0" y="0"/>
                      <a:ext cx="4683507" cy="3278456"/>
                    </a:xfrm>
                    <a:prstGeom prst="rect">
                      <a:avLst/>
                    </a:prstGeom>
                    <a:ln>
                      <a:solidFill>
                        <a:schemeClr val="accent1"/>
                      </a:solidFill>
                    </a:ln>
                  </pic:spPr>
                </pic:pic>
              </a:graphicData>
            </a:graphic>
          </wp:inline>
        </w:drawing>
      </w:r>
    </w:p>
    <w:p w14:paraId="3A68EE0D" w14:textId="66DAFA4F" w:rsidR="00E65F88" w:rsidRPr="00EA322D" w:rsidRDefault="00E65F88" w:rsidP="00A06CE7">
      <w:pPr>
        <w:spacing w:before="120"/>
        <w:jc w:val="both"/>
        <w:rPr>
          <w:rFonts w:ascii="Trebuchet MS" w:hAnsi="Trebuchet MS"/>
          <w:sz w:val="22"/>
          <w:szCs w:val="22"/>
          <w:lang w:val="ro-RO"/>
        </w:rPr>
      </w:pPr>
      <w:r w:rsidRPr="00EA322D">
        <w:rPr>
          <w:rFonts w:ascii="Trebuchet MS" w:hAnsi="Trebuchet MS"/>
          <w:sz w:val="22"/>
          <w:szCs w:val="22"/>
          <w:lang w:val="ro-RO"/>
        </w:rPr>
        <w:t xml:space="preserve">Figura 6. Reprezentare </w:t>
      </w:r>
      <w:r w:rsidR="00127367" w:rsidRPr="00EA322D">
        <w:rPr>
          <w:rFonts w:ascii="Trebuchet MS" w:hAnsi="Trebuchet MS"/>
          <w:sz w:val="22"/>
          <w:szCs w:val="22"/>
          <w:lang w:val="ro-RO"/>
        </w:rPr>
        <w:t>țări</w:t>
      </w:r>
      <w:r w:rsidRPr="00EA322D">
        <w:rPr>
          <w:rFonts w:ascii="Trebuchet MS" w:hAnsi="Trebuchet MS"/>
          <w:sz w:val="22"/>
          <w:szCs w:val="22"/>
          <w:lang w:val="ro-RO"/>
        </w:rPr>
        <w:t xml:space="preserve"> in axele 1 și 3</w:t>
      </w:r>
    </w:p>
    <w:p w14:paraId="79C19B1D" w14:textId="0C0C3B37" w:rsidR="00127367" w:rsidRPr="00EA322D" w:rsidRDefault="00127367" w:rsidP="00E65F88">
      <w:pPr>
        <w:jc w:val="both"/>
        <w:rPr>
          <w:rFonts w:ascii="Trebuchet MS" w:hAnsi="Trebuchet MS"/>
          <w:sz w:val="22"/>
          <w:szCs w:val="22"/>
          <w:lang w:val="ro-RO"/>
        </w:rPr>
      </w:pPr>
    </w:p>
    <w:p w14:paraId="4C4857D7" w14:textId="0E5EA90D" w:rsidR="00127367" w:rsidRPr="00EA322D" w:rsidRDefault="00127367" w:rsidP="00E65F88">
      <w:pPr>
        <w:jc w:val="both"/>
        <w:rPr>
          <w:rFonts w:ascii="Trebuchet MS" w:hAnsi="Trebuchet MS"/>
          <w:sz w:val="22"/>
          <w:szCs w:val="22"/>
          <w:lang w:val="ro-RO"/>
        </w:rPr>
      </w:pPr>
    </w:p>
    <w:p w14:paraId="6088184F" w14:textId="4D1961C8" w:rsidR="00127367" w:rsidRPr="00EA322D" w:rsidRDefault="00127367" w:rsidP="00E65F88">
      <w:pPr>
        <w:jc w:val="both"/>
        <w:rPr>
          <w:rFonts w:ascii="Trebuchet MS" w:hAnsi="Trebuchet MS"/>
          <w:sz w:val="22"/>
          <w:szCs w:val="22"/>
          <w:lang w:val="ro-RO"/>
        </w:rPr>
      </w:pPr>
      <w:r w:rsidRPr="00EA322D">
        <w:rPr>
          <w:rFonts w:ascii="Trebuchet MS" w:hAnsi="Trebuchet MS"/>
          <w:noProof/>
          <w:sz w:val="22"/>
          <w:szCs w:val="22"/>
          <w:lang w:val="ro-RO" w:eastAsia="ro-RO"/>
        </w:rPr>
        <w:drawing>
          <wp:inline distT="0" distB="0" distL="0" distR="0" wp14:anchorId="61C91F14" wp14:editId="18E0D4FA">
            <wp:extent cx="4719831" cy="3303882"/>
            <wp:effectExtent l="19050" t="19050" r="2413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 scoruri Axele 1.4.png"/>
                    <pic:cNvPicPr/>
                  </pic:nvPicPr>
                  <pic:blipFill>
                    <a:blip r:embed="rId16">
                      <a:extLst>
                        <a:ext uri="{28A0092B-C50C-407E-A947-70E740481C1C}">
                          <a14:useLocalDpi xmlns:a14="http://schemas.microsoft.com/office/drawing/2010/main" val="0"/>
                        </a:ext>
                      </a:extLst>
                    </a:blip>
                    <a:stretch>
                      <a:fillRect/>
                    </a:stretch>
                  </pic:blipFill>
                  <pic:spPr>
                    <a:xfrm>
                      <a:off x="0" y="0"/>
                      <a:ext cx="4741958" cy="3319371"/>
                    </a:xfrm>
                    <a:prstGeom prst="rect">
                      <a:avLst/>
                    </a:prstGeom>
                    <a:ln>
                      <a:solidFill>
                        <a:srgbClr val="5F9ED7"/>
                      </a:solidFill>
                    </a:ln>
                  </pic:spPr>
                </pic:pic>
              </a:graphicData>
            </a:graphic>
          </wp:inline>
        </w:drawing>
      </w:r>
    </w:p>
    <w:p w14:paraId="6681385F" w14:textId="45E26562" w:rsidR="00E65F88" w:rsidRPr="00EA322D" w:rsidRDefault="00127367" w:rsidP="00A06CE7">
      <w:pPr>
        <w:spacing w:before="120" w:line="288" w:lineRule="auto"/>
        <w:jc w:val="both"/>
        <w:rPr>
          <w:rFonts w:ascii="Trebuchet MS" w:hAnsi="Trebuchet MS"/>
          <w:sz w:val="22"/>
          <w:szCs w:val="22"/>
          <w:lang w:val="ro-RO"/>
        </w:rPr>
      </w:pPr>
      <w:r w:rsidRPr="00EA322D">
        <w:rPr>
          <w:rFonts w:ascii="Trebuchet MS" w:hAnsi="Trebuchet MS"/>
          <w:sz w:val="22"/>
          <w:szCs w:val="22"/>
          <w:lang w:val="ro-RO"/>
        </w:rPr>
        <w:t xml:space="preserve">Figura 7. Reprezentare țări in axele 1 și 4 </w:t>
      </w:r>
    </w:p>
    <w:p w14:paraId="065C7194" w14:textId="77777777" w:rsidR="00E65F88" w:rsidRPr="00EA322D" w:rsidRDefault="00E65F88" w:rsidP="00267377">
      <w:pPr>
        <w:spacing w:before="240" w:line="288" w:lineRule="auto"/>
        <w:jc w:val="both"/>
        <w:rPr>
          <w:rFonts w:ascii="Trebuchet MS" w:hAnsi="Trebuchet MS"/>
          <w:b/>
          <w:sz w:val="22"/>
          <w:szCs w:val="22"/>
          <w:lang w:val="ro-RO"/>
        </w:rPr>
      </w:pPr>
      <w:r w:rsidRPr="00EA322D">
        <w:rPr>
          <w:rFonts w:ascii="Trebuchet MS" w:hAnsi="Trebuchet MS"/>
          <w:b/>
          <w:sz w:val="22"/>
          <w:szCs w:val="22"/>
          <w:lang w:val="ro-RO"/>
        </w:rPr>
        <w:t>4. Valorile cosinus</w:t>
      </w:r>
    </w:p>
    <w:p w14:paraId="2ED96CD6" w14:textId="4483135C" w:rsidR="00E65F88" w:rsidRPr="00EA322D" w:rsidRDefault="00E65F88" w:rsidP="00267377">
      <w:pPr>
        <w:spacing w:line="288" w:lineRule="auto"/>
        <w:jc w:val="both"/>
        <w:rPr>
          <w:rFonts w:ascii="Trebuchet MS" w:hAnsi="Trebuchet MS"/>
          <w:strike/>
          <w:sz w:val="22"/>
          <w:szCs w:val="22"/>
          <w:lang w:val="ro-RO"/>
        </w:rPr>
      </w:pPr>
      <w:r w:rsidRPr="00EA322D">
        <w:rPr>
          <w:rFonts w:ascii="Trebuchet MS" w:hAnsi="Trebuchet MS"/>
          <w:sz w:val="22"/>
          <w:szCs w:val="22"/>
          <w:lang w:val="ro-RO"/>
        </w:rPr>
        <w:t>Valorile cosinus reflectă importanța relativă a un</w:t>
      </w:r>
      <w:r w:rsidR="00784C6B" w:rsidRPr="00EA322D">
        <w:rPr>
          <w:rFonts w:ascii="Trebuchet MS" w:hAnsi="Trebuchet MS"/>
          <w:sz w:val="22"/>
          <w:szCs w:val="22"/>
          <w:lang w:val="ro-RO"/>
        </w:rPr>
        <w:t>ei</w:t>
      </w:r>
      <w:r w:rsidRPr="00EA322D">
        <w:rPr>
          <w:rFonts w:ascii="Trebuchet MS" w:hAnsi="Trebuchet MS"/>
          <w:sz w:val="22"/>
          <w:szCs w:val="22"/>
          <w:lang w:val="ro-RO"/>
        </w:rPr>
        <w:t xml:space="preserve"> </w:t>
      </w:r>
      <w:r w:rsidR="00784C6B" w:rsidRPr="00EA322D">
        <w:rPr>
          <w:rFonts w:ascii="Trebuchet MS" w:hAnsi="Trebuchet MS"/>
          <w:sz w:val="22"/>
          <w:szCs w:val="22"/>
          <w:lang w:val="ro-RO"/>
        </w:rPr>
        <w:t>țări</w:t>
      </w:r>
      <w:r w:rsidRPr="00EA322D">
        <w:rPr>
          <w:rFonts w:ascii="Trebuchet MS" w:hAnsi="Trebuchet MS"/>
          <w:sz w:val="22"/>
          <w:szCs w:val="22"/>
          <w:lang w:val="ro-RO"/>
        </w:rPr>
        <w:t xml:space="preserve"> pentru o componentă în raport cu celelalte componente. În </w:t>
      </w:r>
      <w:r w:rsidR="00643439" w:rsidRPr="00EA322D">
        <w:rPr>
          <w:rFonts w:ascii="Trebuchet MS" w:hAnsi="Trebuchet MS"/>
          <w:sz w:val="22"/>
          <w:szCs w:val="22"/>
          <w:lang w:val="ro-RO"/>
        </w:rPr>
        <w:t>A</w:t>
      </w:r>
      <w:r w:rsidRPr="00EA322D">
        <w:rPr>
          <w:rFonts w:ascii="Trebuchet MS" w:hAnsi="Trebuchet MS"/>
          <w:sz w:val="22"/>
          <w:szCs w:val="22"/>
          <w:lang w:val="ro-RO"/>
        </w:rPr>
        <w:t xml:space="preserve">nexa 2 sunt prezentate valorile cosinus pentru primele </w:t>
      </w:r>
      <w:r w:rsidR="00784C6B" w:rsidRPr="00EA322D">
        <w:rPr>
          <w:rFonts w:ascii="Trebuchet MS" w:hAnsi="Trebuchet MS"/>
          <w:sz w:val="22"/>
          <w:szCs w:val="22"/>
          <w:lang w:val="ro-RO"/>
        </w:rPr>
        <w:t>patru</w:t>
      </w:r>
      <w:r w:rsidRPr="00EA322D">
        <w:rPr>
          <w:rFonts w:ascii="Trebuchet MS" w:hAnsi="Trebuchet MS"/>
          <w:sz w:val="22"/>
          <w:szCs w:val="22"/>
          <w:lang w:val="ro-RO"/>
        </w:rPr>
        <w:t xml:space="preserve"> componente. Sunt marcate cu verde mai intens valorile semnificative.</w:t>
      </w:r>
      <w:r w:rsidR="00CC5C0D">
        <w:rPr>
          <w:rFonts w:ascii="Trebuchet MS" w:hAnsi="Trebuchet MS"/>
          <w:sz w:val="22"/>
          <w:szCs w:val="22"/>
          <w:lang w:val="ro-RO"/>
        </w:rPr>
        <w:t xml:space="preserve"> </w:t>
      </w:r>
      <w:del w:id="3" w:author="Alexa Daramus" w:date="2019-01-27T23:54:00Z">
        <w:r w:rsidRPr="00EA322D" w:rsidDel="006F089A">
          <w:rPr>
            <w:rFonts w:ascii="Trebuchet MS" w:hAnsi="Trebuchet MS"/>
            <w:sz w:val="22"/>
            <w:szCs w:val="22"/>
            <w:lang w:val="ro-RO"/>
          </w:rPr>
          <w:delText xml:space="preserve">Se poate observa că pe lângă </w:delText>
        </w:r>
        <w:r w:rsidR="009014C5" w:rsidRPr="00EA322D" w:rsidDel="006F089A">
          <w:rPr>
            <w:rFonts w:ascii="Trebuchet MS" w:hAnsi="Trebuchet MS"/>
            <w:sz w:val="22"/>
            <w:szCs w:val="22"/>
            <w:lang w:val="ro-RO"/>
          </w:rPr>
          <w:delText>țările</w:delText>
        </w:r>
        <w:r w:rsidRPr="00EA322D" w:rsidDel="006F089A">
          <w:rPr>
            <w:rFonts w:ascii="Trebuchet MS" w:hAnsi="Trebuchet MS"/>
            <w:sz w:val="22"/>
            <w:szCs w:val="22"/>
            <w:lang w:val="ro-RO"/>
          </w:rPr>
          <w:delText xml:space="preserve"> evidențiate anterior în figurile 5</w:delText>
        </w:r>
        <w:r w:rsidR="009014C5" w:rsidRPr="00EA322D" w:rsidDel="006F089A">
          <w:rPr>
            <w:rFonts w:ascii="Trebuchet MS" w:hAnsi="Trebuchet MS"/>
            <w:sz w:val="22"/>
            <w:szCs w:val="22"/>
            <w:lang w:val="ro-RO"/>
          </w:rPr>
          <w:delText>, 6</w:delText>
        </w:r>
        <w:r w:rsidRPr="00EA322D" w:rsidDel="006F089A">
          <w:rPr>
            <w:rFonts w:ascii="Trebuchet MS" w:hAnsi="Trebuchet MS"/>
            <w:sz w:val="22"/>
            <w:szCs w:val="22"/>
            <w:lang w:val="ro-RO"/>
          </w:rPr>
          <w:delText xml:space="preserve"> și </w:delText>
        </w:r>
        <w:r w:rsidR="009014C5" w:rsidRPr="00EA322D" w:rsidDel="006F089A">
          <w:rPr>
            <w:rFonts w:ascii="Trebuchet MS" w:hAnsi="Trebuchet MS"/>
            <w:sz w:val="22"/>
            <w:szCs w:val="22"/>
            <w:lang w:val="ro-RO"/>
          </w:rPr>
          <w:delText>7</w:delText>
        </w:r>
        <w:r w:rsidRPr="00EA322D" w:rsidDel="006F089A">
          <w:rPr>
            <w:rFonts w:ascii="Trebuchet MS" w:hAnsi="Trebuchet MS"/>
            <w:sz w:val="22"/>
            <w:szCs w:val="22"/>
            <w:lang w:val="ro-RO"/>
          </w:rPr>
          <w:delText xml:space="preserve">, mai sunt evidențiate </w:delText>
        </w:r>
        <w:r w:rsidR="009014C5" w:rsidRPr="00EA322D" w:rsidDel="006F089A">
          <w:rPr>
            <w:rFonts w:ascii="Trebuchet MS" w:hAnsi="Trebuchet MS"/>
            <w:sz w:val="22"/>
            <w:szCs w:val="22"/>
            <w:lang w:val="ro-RO"/>
          </w:rPr>
          <w:delText>țări</w:delText>
        </w:r>
        <w:r w:rsidRPr="00EA322D" w:rsidDel="006F089A">
          <w:rPr>
            <w:rFonts w:ascii="Trebuchet MS" w:hAnsi="Trebuchet MS"/>
            <w:sz w:val="22"/>
            <w:szCs w:val="22"/>
            <w:lang w:val="ro-RO"/>
          </w:rPr>
          <w:delText xml:space="preserve"> care</w:delText>
        </w:r>
        <w:r w:rsidR="009014C5" w:rsidRPr="00EA322D" w:rsidDel="006F089A">
          <w:rPr>
            <w:rFonts w:ascii="Trebuchet MS" w:hAnsi="Trebuchet MS"/>
            <w:sz w:val="22"/>
            <w:szCs w:val="22"/>
            <w:lang w:val="ro-RO"/>
          </w:rPr>
          <w:delText xml:space="preserve"> au o importanță relativă mare </w:delText>
        </w:r>
        <w:r w:rsidRPr="00EA322D" w:rsidDel="006F089A">
          <w:rPr>
            <w:rFonts w:ascii="Trebuchet MS" w:hAnsi="Trebuchet MS"/>
            <w:sz w:val="22"/>
            <w:szCs w:val="22"/>
            <w:lang w:val="ro-RO"/>
          </w:rPr>
          <w:delText xml:space="preserve">pentru anumite componente, cum ar fi </w:delText>
        </w:r>
        <w:r w:rsidR="009014C5" w:rsidRPr="00EA322D" w:rsidDel="006F089A">
          <w:rPr>
            <w:rFonts w:ascii="Trebuchet MS" w:hAnsi="Trebuchet MS"/>
            <w:sz w:val="22"/>
            <w:szCs w:val="22"/>
            <w:lang w:val="ro-RO"/>
          </w:rPr>
          <w:delText>Cehia</w:delText>
        </w:r>
        <w:r w:rsidRPr="00EA322D" w:rsidDel="006F089A">
          <w:rPr>
            <w:rFonts w:ascii="Trebuchet MS" w:hAnsi="Trebuchet MS"/>
            <w:sz w:val="22"/>
            <w:szCs w:val="22"/>
            <w:lang w:val="ro-RO"/>
          </w:rPr>
          <w:delText xml:space="preserve"> (componenta </w:delText>
        </w:r>
        <w:r w:rsidR="009014C5" w:rsidRPr="00EA322D" w:rsidDel="006F089A">
          <w:rPr>
            <w:rFonts w:ascii="Trebuchet MS" w:hAnsi="Trebuchet MS"/>
            <w:sz w:val="22"/>
            <w:szCs w:val="22"/>
            <w:lang w:val="ro-RO"/>
          </w:rPr>
          <w:delText>3).</w:delText>
        </w:r>
      </w:del>
    </w:p>
    <w:p w14:paraId="66312C13" w14:textId="77777777" w:rsidR="00E65F88" w:rsidRPr="00EA322D" w:rsidRDefault="00E65F88" w:rsidP="00267377">
      <w:pPr>
        <w:spacing w:before="240" w:line="288" w:lineRule="auto"/>
        <w:jc w:val="both"/>
        <w:rPr>
          <w:rFonts w:ascii="Trebuchet MS" w:hAnsi="Trebuchet MS"/>
          <w:b/>
          <w:sz w:val="22"/>
          <w:szCs w:val="22"/>
          <w:lang w:val="ro-RO"/>
        </w:rPr>
      </w:pPr>
      <w:r w:rsidRPr="00EA322D">
        <w:rPr>
          <w:rFonts w:ascii="Trebuchet MS" w:hAnsi="Trebuchet MS"/>
          <w:b/>
          <w:sz w:val="22"/>
          <w:szCs w:val="22"/>
          <w:lang w:val="ro-RO"/>
        </w:rPr>
        <w:t>5. Contribuția instanțelor la varianța componentelor</w:t>
      </w:r>
    </w:p>
    <w:p w14:paraId="0774C90C" w14:textId="713885B5" w:rsidR="00E65F88" w:rsidRPr="00EA322D" w:rsidRDefault="00E65F88" w:rsidP="00267377">
      <w:pPr>
        <w:spacing w:line="288" w:lineRule="auto"/>
        <w:jc w:val="both"/>
        <w:rPr>
          <w:rFonts w:ascii="Trebuchet MS" w:hAnsi="Trebuchet MS"/>
          <w:strike/>
          <w:sz w:val="22"/>
          <w:szCs w:val="22"/>
          <w:lang w:val="ro-RO"/>
        </w:rPr>
      </w:pPr>
      <w:r w:rsidRPr="00EA322D">
        <w:rPr>
          <w:rFonts w:ascii="Trebuchet MS" w:hAnsi="Trebuchet MS"/>
          <w:sz w:val="22"/>
          <w:szCs w:val="22"/>
          <w:lang w:val="ro-RO"/>
        </w:rPr>
        <w:t xml:space="preserve">Contribuția instanțelor la varianța componentelor reflectă importanța relativă a </w:t>
      </w:r>
      <w:r w:rsidR="009014C5" w:rsidRPr="00EA322D">
        <w:rPr>
          <w:rFonts w:ascii="Trebuchet MS" w:hAnsi="Trebuchet MS"/>
          <w:sz w:val="22"/>
          <w:szCs w:val="22"/>
          <w:lang w:val="ro-RO"/>
        </w:rPr>
        <w:t>unei țări</w:t>
      </w:r>
      <w:r w:rsidRPr="00EA322D">
        <w:rPr>
          <w:rFonts w:ascii="Trebuchet MS" w:hAnsi="Trebuchet MS"/>
          <w:sz w:val="22"/>
          <w:szCs w:val="22"/>
          <w:lang w:val="ro-RO"/>
        </w:rPr>
        <w:t xml:space="preserve"> pentru o componentă în raport cu ceilalți indivizi. Tabelul contribuțiilor pentru primele </w:t>
      </w:r>
      <w:r w:rsidR="009014C5" w:rsidRPr="00EA322D">
        <w:rPr>
          <w:rFonts w:ascii="Trebuchet MS" w:hAnsi="Trebuchet MS"/>
          <w:sz w:val="22"/>
          <w:szCs w:val="22"/>
          <w:lang w:val="ro-RO"/>
        </w:rPr>
        <w:t>patru</w:t>
      </w:r>
      <w:r w:rsidRPr="00EA322D">
        <w:rPr>
          <w:rFonts w:ascii="Trebuchet MS" w:hAnsi="Trebuchet MS"/>
          <w:sz w:val="22"/>
          <w:szCs w:val="22"/>
          <w:lang w:val="ro-RO"/>
        </w:rPr>
        <w:t xml:space="preserve"> componente este prezentat în </w:t>
      </w:r>
      <w:r w:rsidR="009014C5" w:rsidRPr="00EA322D">
        <w:rPr>
          <w:rFonts w:ascii="Trebuchet MS" w:hAnsi="Trebuchet MS"/>
          <w:sz w:val="22"/>
          <w:szCs w:val="22"/>
          <w:lang w:val="ro-RO"/>
        </w:rPr>
        <w:t>A</w:t>
      </w:r>
      <w:r w:rsidRPr="00EA322D">
        <w:rPr>
          <w:rFonts w:ascii="Trebuchet MS" w:hAnsi="Trebuchet MS"/>
          <w:sz w:val="22"/>
          <w:szCs w:val="22"/>
          <w:lang w:val="ro-RO"/>
        </w:rPr>
        <w:t xml:space="preserve">nexa 3. Se poate observa evidențierea mai clară a valorilor extreme luate de unele </w:t>
      </w:r>
      <w:r w:rsidR="00C77EB7" w:rsidRPr="00EA322D">
        <w:rPr>
          <w:rFonts w:ascii="Trebuchet MS" w:hAnsi="Trebuchet MS"/>
          <w:sz w:val="22"/>
          <w:szCs w:val="22"/>
          <w:lang w:val="ro-RO"/>
        </w:rPr>
        <w:t>țări</w:t>
      </w:r>
      <w:r w:rsidRPr="00EA322D">
        <w:rPr>
          <w:rFonts w:ascii="Trebuchet MS" w:hAnsi="Trebuchet MS"/>
          <w:sz w:val="22"/>
          <w:szCs w:val="22"/>
          <w:lang w:val="ro-RO"/>
        </w:rPr>
        <w:t xml:space="preserve"> pentru primele </w:t>
      </w:r>
      <w:r w:rsidR="005B54A8" w:rsidRPr="00EA322D">
        <w:rPr>
          <w:rFonts w:ascii="Trebuchet MS" w:hAnsi="Trebuchet MS"/>
          <w:sz w:val="22"/>
          <w:szCs w:val="22"/>
          <w:lang w:val="ro-RO"/>
        </w:rPr>
        <w:t>patru</w:t>
      </w:r>
      <w:r w:rsidR="00BE7B26" w:rsidRPr="00EA322D">
        <w:rPr>
          <w:rFonts w:ascii="Trebuchet MS" w:hAnsi="Trebuchet MS"/>
          <w:sz w:val="22"/>
          <w:szCs w:val="22"/>
          <w:lang w:val="ro-RO"/>
        </w:rPr>
        <w:t xml:space="preserve"> componente, cum ar fi</w:t>
      </w:r>
      <w:r w:rsidR="00C77EB7" w:rsidRPr="00EA322D">
        <w:rPr>
          <w:rFonts w:ascii="Trebuchet MS" w:hAnsi="Trebuchet MS"/>
          <w:sz w:val="22"/>
          <w:szCs w:val="22"/>
          <w:lang w:val="ro-RO"/>
        </w:rPr>
        <w:t xml:space="preserve"> Letonia, Lituania</w:t>
      </w:r>
      <w:r w:rsidRPr="00EA322D">
        <w:rPr>
          <w:rFonts w:ascii="Trebuchet MS" w:hAnsi="Trebuchet MS"/>
          <w:sz w:val="22"/>
          <w:szCs w:val="22"/>
          <w:lang w:val="ro-RO"/>
        </w:rPr>
        <w:t xml:space="preserve"> pentru </w:t>
      </w:r>
      <w:r w:rsidR="00C77EB7" w:rsidRPr="00EA322D">
        <w:rPr>
          <w:rFonts w:ascii="Trebuchet MS" w:hAnsi="Trebuchet MS"/>
          <w:sz w:val="22"/>
          <w:szCs w:val="22"/>
          <w:lang w:val="ro-RO"/>
        </w:rPr>
        <w:t>C</w:t>
      </w:r>
      <w:r w:rsidRPr="00EA322D">
        <w:rPr>
          <w:rFonts w:ascii="Trebuchet MS" w:hAnsi="Trebuchet MS"/>
          <w:sz w:val="22"/>
          <w:szCs w:val="22"/>
          <w:lang w:val="ro-RO"/>
        </w:rPr>
        <w:t>omponenta 2</w:t>
      </w:r>
      <w:r w:rsidR="00614D0F" w:rsidRPr="00EA322D">
        <w:rPr>
          <w:rFonts w:ascii="Trebuchet MS" w:hAnsi="Trebuchet MS"/>
          <w:sz w:val="22"/>
          <w:szCs w:val="22"/>
          <w:lang w:val="ro-RO"/>
        </w:rPr>
        <w:t xml:space="preserve"> (rata criminalității și diferența în ceea ce privește ocuparea forței de muncă după gen)</w:t>
      </w:r>
      <w:r w:rsidRPr="00EA322D">
        <w:rPr>
          <w:rFonts w:ascii="Trebuchet MS" w:hAnsi="Trebuchet MS"/>
          <w:sz w:val="22"/>
          <w:szCs w:val="22"/>
          <w:lang w:val="ro-RO"/>
        </w:rPr>
        <w:t xml:space="preserve">, </w:t>
      </w:r>
      <w:r w:rsidR="00C77EB7" w:rsidRPr="00EA322D">
        <w:rPr>
          <w:rFonts w:ascii="Trebuchet MS" w:hAnsi="Trebuchet MS"/>
          <w:sz w:val="22"/>
          <w:szCs w:val="22"/>
          <w:lang w:val="ro-RO"/>
        </w:rPr>
        <w:t>Cehia, Spania</w:t>
      </w:r>
      <w:r w:rsidRPr="00EA322D">
        <w:rPr>
          <w:rFonts w:ascii="Trebuchet MS" w:hAnsi="Trebuchet MS"/>
          <w:sz w:val="22"/>
          <w:szCs w:val="22"/>
          <w:lang w:val="ro-RO"/>
        </w:rPr>
        <w:t xml:space="preserve"> pentru </w:t>
      </w:r>
      <w:r w:rsidR="00C77EB7" w:rsidRPr="00EA322D">
        <w:rPr>
          <w:rFonts w:ascii="Trebuchet MS" w:hAnsi="Trebuchet MS"/>
          <w:sz w:val="22"/>
          <w:szCs w:val="22"/>
          <w:lang w:val="ro-RO"/>
        </w:rPr>
        <w:t>C</w:t>
      </w:r>
      <w:r w:rsidRPr="00EA322D">
        <w:rPr>
          <w:rFonts w:ascii="Trebuchet MS" w:hAnsi="Trebuchet MS"/>
          <w:sz w:val="22"/>
          <w:szCs w:val="22"/>
          <w:lang w:val="ro-RO"/>
        </w:rPr>
        <w:t>omponenta 3</w:t>
      </w:r>
      <w:r w:rsidR="00614D0F" w:rsidRPr="00EA322D">
        <w:rPr>
          <w:rFonts w:ascii="Trebuchet MS" w:hAnsi="Trebuchet MS"/>
          <w:sz w:val="22"/>
          <w:szCs w:val="22"/>
          <w:lang w:val="ro-RO"/>
        </w:rPr>
        <w:t xml:space="preserve"> (</w:t>
      </w:r>
      <w:r w:rsidR="00614D0F" w:rsidRPr="00EA322D">
        <w:rPr>
          <w:rFonts w:ascii="Trebuchet MS" w:hAnsi="Trebuchet MS"/>
          <w:sz w:val="22"/>
          <w:szCs w:val="22"/>
        </w:rPr>
        <w:t xml:space="preserve">rata </w:t>
      </w:r>
      <w:r w:rsidR="00614D0F" w:rsidRPr="00EA322D">
        <w:rPr>
          <w:rFonts w:ascii="Trebuchet MS" w:hAnsi="Trebuchet MS"/>
          <w:sz w:val="22"/>
          <w:szCs w:val="22"/>
          <w:lang w:val="ro-RO"/>
        </w:rPr>
        <w:t>șomajului)</w:t>
      </w:r>
      <w:r w:rsidR="00C77EB7" w:rsidRPr="00EA322D">
        <w:rPr>
          <w:rFonts w:ascii="Trebuchet MS" w:hAnsi="Trebuchet MS"/>
          <w:sz w:val="22"/>
          <w:szCs w:val="22"/>
          <w:lang w:val="ro-RO"/>
        </w:rPr>
        <w:t xml:space="preserve"> sau Grecia pentru Componenta 4</w:t>
      </w:r>
      <w:r w:rsidR="00614D0F" w:rsidRPr="00EA322D">
        <w:rPr>
          <w:rFonts w:ascii="Trebuchet MS" w:hAnsi="Trebuchet MS"/>
          <w:sz w:val="22"/>
          <w:szCs w:val="22"/>
          <w:lang w:val="ro-RO"/>
        </w:rPr>
        <w:t xml:space="preserve"> (rata de abandon în educație)</w:t>
      </w:r>
      <w:r w:rsidR="00C77EB7" w:rsidRPr="00EA322D">
        <w:rPr>
          <w:rFonts w:ascii="Trebuchet MS" w:hAnsi="Trebuchet MS"/>
          <w:sz w:val="22"/>
          <w:szCs w:val="22"/>
          <w:lang w:val="ro-RO"/>
        </w:rPr>
        <w:t>.</w:t>
      </w:r>
    </w:p>
    <w:p w14:paraId="1DC135AE" w14:textId="77777777" w:rsidR="00E65F88" w:rsidRPr="00EA322D" w:rsidRDefault="00E65F88" w:rsidP="00267377">
      <w:pPr>
        <w:spacing w:before="240" w:line="288" w:lineRule="auto"/>
        <w:jc w:val="both"/>
        <w:rPr>
          <w:rFonts w:ascii="Trebuchet MS" w:hAnsi="Trebuchet MS"/>
          <w:b/>
          <w:sz w:val="22"/>
          <w:szCs w:val="22"/>
          <w:lang w:val="ro-RO"/>
        </w:rPr>
      </w:pPr>
      <w:r w:rsidRPr="00EA322D">
        <w:rPr>
          <w:rFonts w:ascii="Trebuchet MS" w:hAnsi="Trebuchet MS"/>
          <w:b/>
          <w:sz w:val="22"/>
          <w:szCs w:val="22"/>
          <w:lang w:val="ro-RO"/>
        </w:rPr>
        <w:t xml:space="preserve">6. </w:t>
      </w:r>
      <w:proofErr w:type="spellStart"/>
      <w:r w:rsidRPr="00EA322D">
        <w:rPr>
          <w:rFonts w:ascii="Trebuchet MS" w:hAnsi="Trebuchet MS"/>
          <w:b/>
          <w:sz w:val="22"/>
          <w:szCs w:val="22"/>
          <w:lang w:val="ro-RO"/>
        </w:rPr>
        <w:t>Comunalitățile</w:t>
      </w:r>
      <w:proofErr w:type="spellEnd"/>
    </w:p>
    <w:p w14:paraId="18350C7C" w14:textId="0FC051A1" w:rsidR="00E65F88" w:rsidRPr="00EA322D" w:rsidRDefault="00E65F88" w:rsidP="00267377">
      <w:pPr>
        <w:spacing w:line="288" w:lineRule="auto"/>
        <w:jc w:val="both"/>
        <w:rPr>
          <w:rFonts w:ascii="Trebuchet MS" w:hAnsi="Trebuchet MS"/>
          <w:strike/>
          <w:sz w:val="22"/>
          <w:szCs w:val="22"/>
          <w:lang w:val="ro-RO"/>
        </w:rPr>
      </w:pPr>
      <w:proofErr w:type="spellStart"/>
      <w:r w:rsidRPr="00EA322D">
        <w:rPr>
          <w:rFonts w:ascii="Trebuchet MS" w:hAnsi="Trebuchet MS"/>
          <w:sz w:val="22"/>
          <w:szCs w:val="22"/>
          <w:lang w:val="ro-RO"/>
        </w:rPr>
        <w:t>Comunalitățile</w:t>
      </w:r>
      <w:proofErr w:type="spellEnd"/>
      <w:r w:rsidRPr="00EA322D">
        <w:rPr>
          <w:rFonts w:ascii="Trebuchet MS" w:hAnsi="Trebuchet MS"/>
          <w:sz w:val="22"/>
          <w:szCs w:val="22"/>
          <w:lang w:val="ro-RO"/>
        </w:rPr>
        <w:t xml:space="preserve"> scot în evidență "transferul" gradual de informație din variabilele observ</w:t>
      </w:r>
      <w:r w:rsidR="00A06CE7" w:rsidRPr="00EA322D">
        <w:rPr>
          <w:rFonts w:ascii="Trebuchet MS" w:hAnsi="Trebuchet MS"/>
          <w:sz w:val="22"/>
          <w:szCs w:val="22"/>
          <w:lang w:val="ro-RO"/>
        </w:rPr>
        <w:t xml:space="preserve">ate la componentele principale. </w:t>
      </w:r>
      <w:proofErr w:type="spellStart"/>
      <w:r w:rsidRPr="00EA322D">
        <w:rPr>
          <w:rFonts w:ascii="Trebuchet MS" w:hAnsi="Trebuchet MS"/>
          <w:sz w:val="22"/>
          <w:szCs w:val="22"/>
          <w:lang w:val="ro-RO"/>
        </w:rPr>
        <w:t>Comunalitățile</w:t>
      </w:r>
      <w:proofErr w:type="spellEnd"/>
      <w:r w:rsidRPr="00EA322D">
        <w:rPr>
          <w:rFonts w:ascii="Trebuchet MS" w:hAnsi="Trebuchet MS"/>
          <w:sz w:val="22"/>
          <w:szCs w:val="22"/>
          <w:lang w:val="ro-RO"/>
        </w:rPr>
        <w:t xml:space="preserve"> sunt prezentate prin corelograma din </w:t>
      </w:r>
      <w:r w:rsidR="00784C6B" w:rsidRPr="00EA322D">
        <w:rPr>
          <w:rFonts w:ascii="Trebuchet MS" w:hAnsi="Trebuchet MS"/>
          <w:sz w:val="22"/>
          <w:szCs w:val="22"/>
          <w:lang w:val="ro-RO"/>
        </w:rPr>
        <w:t>F</w:t>
      </w:r>
      <w:r w:rsidRPr="00EA322D">
        <w:rPr>
          <w:rFonts w:ascii="Trebuchet MS" w:hAnsi="Trebuchet MS"/>
          <w:sz w:val="22"/>
          <w:szCs w:val="22"/>
          <w:lang w:val="ro-RO"/>
        </w:rPr>
        <w:t xml:space="preserve">igura </w:t>
      </w:r>
      <w:r w:rsidR="00091355">
        <w:rPr>
          <w:rFonts w:ascii="Trebuchet MS" w:hAnsi="Trebuchet MS"/>
          <w:sz w:val="22"/>
          <w:szCs w:val="22"/>
          <w:lang w:val="ro-RO"/>
        </w:rPr>
        <w:t>8</w:t>
      </w:r>
      <w:r w:rsidRPr="00EA322D">
        <w:rPr>
          <w:rFonts w:ascii="Trebuchet MS" w:hAnsi="Trebuchet MS"/>
          <w:sz w:val="22"/>
          <w:szCs w:val="22"/>
          <w:lang w:val="ro-RO"/>
        </w:rPr>
        <w:t>.</w:t>
      </w:r>
      <w:r w:rsidRPr="00EA322D">
        <w:rPr>
          <w:rFonts w:ascii="Trebuchet MS" w:hAnsi="Trebuchet MS"/>
          <w:strike/>
          <w:sz w:val="22"/>
          <w:szCs w:val="22"/>
          <w:lang w:val="ro-RO"/>
        </w:rPr>
        <w:t xml:space="preserve"> </w:t>
      </w:r>
      <w:r w:rsidRPr="00EA322D">
        <w:rPr>
          <w:rFonts w:ascii="Trebuchet MS" w:hAnsi="Trebuchet MS"/>
          <w:sz w:val="22"/>
          <w:szCs w:val="22"/>
          <w:lang w:val="ro-RO"/>
        </w:rPr>
        <w:t>Se pot observa pe grafic variabilele care au legături mai puternice cu componentele mai puțin semnificative (</w:t>
      </w:r>
      <w:r w:rsidR="00F2580F" w:rsidRPr="00EA322D">
        <w:rPr>
          <w:rFonts w:ascii="Trebuchet MS" w:hAnsi="Trebuchet MS"/>
          <w:sz w:val="22"/>
          <w:szCs w:val="22"/>
          <w:lang w:val="ro-RO"/>
        </w:rPr>
        <w:t>ponderea persoanelor care locuiesc în condiții inadecvate,</w:t>
      </w:r>
      <w:r w:rsidRPr="00EA322D">
        <w:rPr>
          <w:rFonts w:ascii="Trebuchet MS" w:hAnsi="Trebuchet MS"/>
          <w:sz w:val="22"/>
          <w:szCs w:val="22"/>
          <w:lang w:val="ro-RO"/>
        </w:rPr>
        <w:t xml:space="preserve"> </w:t>
      </w:r>
      <w:r w:rsidR="00F2580F" w:rsidRPr="00EA322D">
        <w:rPr>
          <w:rFonts w:ascii="Trebuchet MS" w:hAnsi="Trebuchet MS"/>
          <w:sz w:val="22"/>
          <w:szCs w:val="22"/>
          <w:lang w:val="ro-RO"/>
        </w:rPr>
        <w:t>rata criminalității etc</w:t>
      </w:r>
      <w:r w:rsidRPr="00EA322D">
        <w:rPr>
          <w:rFonts w:ascii="Trebuchet MS" w:hAnsi="Trebuchet MS"/>
          <w:sz w:val="22"/>
          <w:szCs w:val="22"/>
          <w:lang w:val="ro-RO"/>
        </w:rPr>
        <w:t>).</w:t>
      </w:r>
    </w:p>
    <w:p w14:paraId="3C0EFF10" w14:textId="77777777" w:rsidR="00E65F88" w:rsidRPr="00EA322D" w:rsidRDefault="00E65F88" w:rsidP="00E65F88">
      <w:pPr>
        <w:jc w:val="both"/>
        <w:rPr>
          <w:rFonts w:ascii="Trebuchet MS" w:hAnsi="Trebuchet MS"/>
          <w:sz w:val="22"/>
          <w:szCs w:val="22"/>
          <w:lang w:val="ro-RO"/>
        </w:rPr>
      </w:pPr>
      <w:r w:rsidRPr="00EA322D">
        <w:rPr>
          <w:rFonts w:ascii="Trebuchet MS" w:hAnsi="Trebuchet MS"/>
          <w:noProof/>
          <w:sz w:val="22"/>
          <w:szCs w:val="22"/>
          <w:lang w:val="ro-RO" w:eastAsia="ro-RO"/>
        </w:rPr>
        <w:lastRenderedPageBreak/>
        <w:drawing>
          <wp:inline distT="0" distB="0" distL="0" distR="0" wp14:anchorId="5C02EC0E" wp14:editId="1A042FA8">
            <wp:extent cx="5138382" cy="4496084"/>
            <wp:effectExtent l="19050" t="19050" r="2476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unalitati.png"/>
                    <pic:cNvPicPr/>
                  </pic:nvPicPr>
                  <pic:blipFill>
                    <a:blip r:embed="rId17">
                      <a:extLst>
                        <a:ext uri="{28A0092B-C50C-407E-A947-70E740481C1C}">
                          <a14:useLocalDpi xmlns:a14="http://schemas.microsoft.com/office/drawing/2010/main" val="0"/>
                        </a:ext>
                      </a:extLst>
                    </a:blip>
                    <a:stretch>
                      <a:fillRect/>
                    </a:stretch>
                  </pic:blipFill>
                  <pic:spPr>
                    <a:xfrm>
                      <a:off x="0" y="0"/>
                      <a:ext cx="5141478" cy="4498793"/>
                    </a:xfrm>
                    <a:prstGeom prst="rect">
                      <a:avLst/>
                    </a:prstGeom>
                    <a:ln>
                      <a:solidFill>
                        <a:schemeClr val="accent1"/>
                      </a:solidFill>
                    </a:ln>
                  </pic:spPr>
                </pic:pic>
              </a:graphicData>
            </a:graphic>
          </wp:inline>
        </w:drawing>
      </w:r>
    </w:p>
    <w:p w14:paraId="6F39ACC1" w14:textId="600835A6" w:rsidR="00E65F88" w:rsidRPr="00EA322D" w:rsidRDefault="00E65F88" w:rsidP="00A06CE7">
      <w:pPr>
        <w:spacing w:before="120"/>
        <w:jc w:val="both"/>
        <w:rPr>
          <w:rFonts w:ascii="Trebuchet MS" w:hAnsi="Trebuchet MS"/>
          <w:sz w:val="22"/>
          <w:szCs w:val="22"/>
          <w:lang w:val="ro-RO"/>
        </w:rPr>
      </w:pPr>
      <w:r w:rsidRPr="00EA322D">
        <w:rPr>
          <w:rFonts w:ascii="Trebuchet MS" w:hAnsi="Trebuchet MS"/>
          <w:sz w:val="22"/>
          <w:szCs w:val="22"/>
          <w:lang w:val="ro-RO"/>
        </w:rPr>
        <w:t xml:space="preserve">Figura </w:t>
      </w:r>
      <w:r w:rsidR="00091355">
        <w:rPr>
          <w:rFonts w:ascii="Trebuchet MS" w:hAnsi="Trebuchet MS"/>
          <w:sz w:val="22"/>
          <w:szCs w:val="22"/>
          <w:lang w:val="ro-RO"/>
        </w:rPr>
        <w:t>8</w:t>
      </w:r>
      <w:r w:rsidRPr="00EA322D">
        <w:rPr>
          <w:rFonts w:ascii="Trebuchet MS" w:hAnsi="Trebuchet MS"/>
          <w:sz w:val="22"/>
          <w:szCs w:val="22"/>
          <w:lang w:val="ro-RO"/>
        </w:rPr>
        <w:t>. Corelogramă comunalități</w:t>
      </w:r>
    </w:p>
    <w:p w14:paraId="3C528DF0" w14:textId="77777777" w:rsidR="00A613DB" w:rsidRDefault="00A613DB" w:rsidP="00B00D1D">
      <w:pPr>
        <w:spacing w:before="360"/>
        <w:jc w:val="both"/>
        <w:rPr>
          <w:rFonts w:ascii="Trebuchet MS" w:hAnsi="Trebuchet MS"/>
          <w:b/>
          <w:sz w:val="22"/>
          <w:szCs w:val="22"/>
          <w:lang w:val="ro-RO"/>
        </w:rPr>
      </w:pPr>
    </w:p>
    <w:p w14:paraId="3A8059D2" w14:textId="77777777" w:rsidR="00A613DB" w:rsidRDefault="00A613DB" w:rsidP="00B00D1D">
      <w:pPr>
        <w:spacing w:before="360"/>
        <w:jc w:val="both"/>
        <w:rPr>
          <w:rFonts w:ascii="Trebuchet MS" w:hAnsi="Trebuchet MS"/>
          <w:b/>
          <w:sz w:val="22"/>
          <w:szCs w:val="22"/>
          <w:lang w:val="ro-RO"/>
        </w:rPr>
      </w:pPr>
    </w:p>
    <w:p w14:paraId="274DDD97" w14:textId="77777777" w:rsidR="00A613DB" w:rsidRDefault="00A613DB" w:rsidP="00B00D1D">
      <w:pPr>
        <w:spacing w:before="360"/>
        <w:jc w:val="both"/>
        <w:rPr>
          <w:rFonts w:ascii="Trebuchet MS" w:hAnsi="Trebuchet MS"/>
          <w:b/>
          <w:sz w:val="22"/>
          <w:szCs w:val="22"/>
          <w:lang w:val="ro-RO"/>
        </w:rPr>
      </w:pPr>
    </w:p>
    <w:p w14:paraId="7558A202" w14:textId="77777777" w:rsidR="00A613DB" w:rsidRDefault="00A613DB" w:rsidP="00B00D1D">
      <w:pPr>
        <w:spacing w:before="360"/>
        <w:jc w:val="both"/>
        <w:rPr>
          <w:rFonts w:ascii="Trebuchet MS" w:hAnsi="Trebuchet MS"/>
          <w:b/>
          <w:sz w:val="22"/>
          <w:szCs w:val="22"/>
          <w:lang w:val="ro-RO"/>
        </w:rPr>
      </w:pPr>
    </w:p>
    <w:p w14:paraId="55B56A48" w14:textId="77777777" w:rsidR="00A613DB" w:rsidRDefault="00A613DB" w:rsidP="00B00D1D">
      <w:pPr>
        <w:spacing w:before="360"/>
        <w:jc w:val="both"/>
        <w:rPr>
          <w:rFonts w:ascii="Trebuchet MS" w:hAnsi="Trebuchet MS"/>
          <w:b/>
          <w:sz w:val="22"/>
          <w:szCs w:val="22"/>
          <w:lang w:val="ro-RO"/>
        </w:rPr>
      </w:pPr>
    </w:p>
    <w:p w14:paraId="4496A5DA" w14:textId="77777777" w:rsidR="00A613DB" w:rsidRDefault="00A613DB" w:rsidP="00B00D1D">
      <w:pPr>
        <w:spacing w:before="360"/>
        <w:jc w:val="both"/>
        <w:rPr>
          <w:rFonts w:ascii="Trebuchet MS" w:hAnsi="Trebuchet MS"/>
          <w:b/>
          <w:sz w:val="22"/>
          <w:szCs w:val="22"/>
          <w:lang w:val="ro-RO"/>
        </w:rPr>
      </w:pPr>
    </w:p>
    <w:p w14:paraId="6BC6CDE9" w14:textId="77777777" w:rsidR="00A613DB" w:rsidRDefault="00A613DB" w:rsidP="00B00D1D">
      <w:pPr>
        <w:spacing w:before="360"/>
        <w:jc w:val="both"/>
        <w:rPr>
          <w:rFonts w:ascii="Trebuchet MS" w:hAnsi="Trebuchet MS"/>
          <w:b/>
          <w:sz w:val="22"/>
          <w:szCs w:val="22"/>
          <w:lang w:val="ro-RO"/>
        </w:rPr>
      </w:pPr>
    </w:p>
    <w:p w14:paraId="6D180C4D" w14:textId="77777777" w:rsidR="00A613DB" w:rsidRDefault="00A613DB" w:rsidP="00B00D1D">
      <w:pPr>
        <w:spacing w:before="360"/>
        <w:jc w:val="both"/>
        <w:rPr>
          <w:rFonts w:ascii="Trebuchet MS" w:hAnsi="Trebuchet MS"/>
          <w:b/>
          <w:sz w:val="22"/>
          <w:szCs w:val="22"/>
          <w:lang w:val="ro-RO"/>
        </w:rPr>
      </w:pPr>
    </w:p>
    <w:p w14:paraId="384B4143" w14:textId="3A1369E0" w:rsidR="00A613DB" w:rsidRDefault="00A613DB" w:rsidP="00B00D1D">
      <w:pPr>
        <w:spacing w:before="360"/>
        <w:jc w:val="both"/>
        <w:rPr>
          <w:rFonts w:ascii="Trebuchet MS" w:hAnsi="Trebuchet MS"/>
          <w:b/>
          <w:sz w:val="22"/>
          <w:szCs w:val="22"/>
          <w:lang w:val="ro-RO"/>
        </w:rPr>
      </w:pPr>
    </w:p>
    <w:p w14:paraId="15D19B9B" w14:textId="77777777" w:rsidR="00A613DB" w:rsidRDefault="00A613DB" w:rsidP="00B00D1D">
      <w:pPr>
        <w:spacing w:before="360"/>
        <w:jc w:val="both"/>
        <w:rPr>
          <w:rFonts w:ascii="Trebuchet MS" w:hAnsi="Trebuchet MS"/>
          <w:b/>
          <w:sz w:val="22"/>
          <w:szCs w:val="22"/>
          <w:lang w:val="ro-RO"/>
        </w:rPr>
      </w:pPr>
    </w:p>
    <w:p w14:paraId="51AFD055" w14:textId="06D519CB" w:rsidR="00E65F88" w:rsidRPr="00EA322D" w:rsidRDefault="00E65F88" w:rsidP="00B00D1D">
      <w:pPr>
        <w:spacing w:before="360"/>
        <w:jc w:val="both"/>
        <w:rPr>
          <w:rFonts w:ascii="Trebuchet MS" w:hAnsi="Trebuchet MS"/>
          <w:sz w:val="22"/>
          <w:szCs w:val="22"/>
          <w:lang w:val="ro-RO"/>
        </w:rPr>
      </w:pPr>
      <w:r w:rsidRPr="00EA322D">
        <w:rPr>
          <w:rFonts w:ascii="Trebuchet MS" w:hAnsi="Trebuchet MS"/>
          <w:b/>
          <w:sz w:val="22"/>
          <w:szCs w:val="22"/>
          <w:lang w:val="ro-RO"/>
        </w:rPr>
        <w:lastRenderedPageBreak/>
        <w:t>ANEXE</w:t>
      </w:r>
    </w:p>
    <w:p w14:paraId="60D836FA" w14:textId="4E790033" w:rsidR="00E65F88" w:rsidRPr="00EA322D" w:rsidRDefault="00E65F88" w:rsidP="00B00D1D">
      <w:pPr>
        <w:spacing w:before="120"/>
        <w:jc w:val="both"/>
        <w:rPr>
          <w:rFonts w:ascii="Trebuchet MS" w:hAnsi="Trebuchet MS"/>
          <w:sz w:val="22"/>
          <w:szCs w:val="22"/>
          <w:lang w:val="ro-RO"/>
        </w:rPr>
      </w:pPr>
      <w:r w:rsidRPr="00EA322D">
        <w:rPr>
          <w:rFonts w:ascii="Trebuchet MS" w:hAnsi="Trebuchet MS"/>
          <w:sz w:val="22"/>
          <w:szCs w:val="22"/>
          <w:lang w:val="ro-RO"/>
        </w:rPr>
        <w:t>Anexa 1.</w:t>
      </w:r>
      <w:r w:rsidR="00B00D1D" w:rsidRPr="00EA322D">
        <w:rPr>
          <w:rFonts w:ascii="Trebuchet MS" w:hAnsi="Trebuchet MS"/>
          <w:sz w:val="22"/>
          <w:szCs w:val="22"/>
          <w:lang w:val="ro-RO"/>
        </w:rPr>
        <w:t xml:space="preserve"> </w:t>
      </w:r>
      <w:r w:rsidRPr="00EA322D">
        <w:rPr>
          <w:rFonts w:ascii="Trebuchet MS" w:hAnsi="Trebuchet MS"/>
          <w:sz w:val="22"/>
          <w:szCs w:val="22"/>
          <w:lang w:val="ro-RO"/>
        </w:rPr>
        <w:t>Tabela scorurilor</w:t>
      </w:r>
    </w:p>
    <w:tbl>
      <w:tblPr>
        <w:tblStyle w:val="Tabelgril1Luminos"/>
        <w:tblW w:w="0" w:type="auto"/>
        <w:tblLook w:val="04A0" w:firstRow="1" w:lastRow="0" w:firstColumn="1" w:lastColumn="0" w:noHBand="0" w:noVBand="1"/>
      </w:tblPr>
      <w:tblGrid>
        <w:gridCol w:w="1841"/>
        <w:gridCol w:w="1682"/>
        <w:gridCol w:w="1682"/>
        <w:gridCol w:w="1682"/>
        <w:gridCol w:w="1682"/>
      </w:tblGrid>
      <w:tr w:rsidR="00CC7E65" w:rsidRPr="00EA322D" w14:paraId="29A5A40C" w14:textId="7A7CDA47" w:rsidTr="009C0047">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61C1F673" w14:textId="2A2C8CCE" w:rsidR="00CC7E65" w:rsidRPr="00EA322D" w:rsidRDefault="00624870" w:rsidP="00983F14">
            <w:pPr>
              <w:jc w:val="center"/>
              <w:rPr>
                <w:rFonts w:ascii="Trebuchet MS" w:hAnsi="Trebuchet MS"/>
                <w:sz w:val="22"/>
                <w:szCs w:val="22"/>
                <w:lang w:val="ro-RO"/>
              </w:rPr>
            </w:pPr>
            <w:r w:rsidRPr="00EA322D">
              <w:rPr>
                <w:rFonts w:ascii="Trebuchet MS" w:hAnsi="Trebuchet MS"/>
                <w:sz w:val="22"/>
                <w:szCs w:val="22"/>
                <w:lang w:val="ro-RO"/>
              </w:rPr>
              <w:t>Țar</w:t>
            </w:r>
            <w:r w:rsidR="00A35EC1" w:rsidRPr="00EA322D">
              <w:rPr>
                <w:rFonts w:ascii="Trebuchet MS" w:hAnsi="Trebuchet MS"/>
                <w:sz w:val="22"/>
                <w:szCs w:val="22"/>
                <w:lang w:val="ro-RO"/>
              </w:rPr>
              <w:t>a</w:t>
            </w:r>
          </w:p>
        </w:tc>
        <w:tc>
          <w:tcPr>
            <w:tcW w:w="1682" w:type="dxa"/>
            <w:noWrap/>
            <w:vAlign w:val="center"/>
            <w:hideMark/>
          </w:tcPr>
          <w:p w14:paraId="69188D9D" w14:textId="3DE08852" w:rsidR="00CC7E65" w:rsidRPr="00EA322D" w:rsidRDefault="00CC7E65" w:rsidP="00983F14">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C1</w:t>
            </w:r>
          </w:p>
        </w:tc>
        <w:tc>
          <w:tcPr>
            <w:tcW w:w="1682" w:type="dxa"/>
            <w:noWrap/>
            <w:vAlign w:val="center"/>
            <w:hideMark/>
          </w:tcPr>
          <w:p w14:paraId="6DFDB931" w14:textId="4E85988C" w:rsidR="00CC7E65" w:rsidRPr="00EA322D" w:rsidRDefault="00CC7E65" w:rsidP="00983F14">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C2</w:t>
            </w:r>
          </w:p>
        </w:tc>
        <w:tc>
          <w:tcPr>
            <w:tcW w:w="1682" w:type="dxa"/>
            <w:noWrap/>
            <w:vAlign w:val="center"/>
            <w:hideMark/>
          </w:tcPr>
          <w:p w14:paraId="39B681FD" w14:textId="425520F1" w:rsidR="00CC7E65" w:rsidRPr="00EA322D" w:rsidRDefault="00CC7E65" w:rsidP="00983F14">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C3</w:t>
            </w:r>
          </w:p>
        </w:tc>
        <w:tc>
          <w:tcPr>
            <w:tcW w:w="1682" w:type="dxa"/>
            <w:vAlign w:val="center"/>
          </w:tcPr>
          <w:p w14:paraId="22CED121" w14:textId="0C1FDEDC" w:rsidR="00CC7E65" w:rsidRPr="00EA322D" w:rsidRDefault="00983F14" w:rsidP="00983F14">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C4</w:t>
            </w:r>
          </w:p>
        </w:tc>
      </w:tr>
      <w:tr w:rsidR="000C0915" w:rsidRPr="00EA322D" w14:paraId="01D246A4" w14:textId="733991DD"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529331BB" w14:textId="76CE9912"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Austria</w:t>
            </w:r>
          </w:p>
        </w:tc>
        <w:tc>
          <w:tcPr>
            <w:tcW w:w="1682" w:type="dxa"/>
            <w:noWrap/>
            <w:vAlign w:val="center"/>
          </w:tcPr>
          <w:p w14:paraId="73E7B6CF" w14:textId="4F41E6AE"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0,968025</w:t>
            </w:r>
          </w:p>
        </w:tc>
        <w:tc>
          <w:tcPr>
            <w:tcW w:w="1682" w:type="dxa"/>
            <w:noWrap/>
            <w:vAlign w:val="center"/>
          </w:tcPr>
          <w:p w14:paraId="1B5D2846" w14:textId="2E3B847E"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-0,18324</w:t>
            </w:r>
          </w:p>
        </w:tc>
        <w:tc>
          <w:tcPr>
            <w:tcW w:w="1682" w:type="dxa"/>
            <w:noWrap/>
            <w:vAlign w:val="center"/>
          </w:tcPr>
          <w:p w14:paraId="5FDECFAF" w14:textId="3C56A31A"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-0,57771</w:t>
            </w:r>
          </w:p>
        </w:tc>
        <w:tc>
          <w:tcPr>
            <w:tcW w:w="1682" w:type="dxa"/>
            <w:vAlign w:val="center"/>
          </w:tcPr>
          <w:p w14:paraId="029DB1F1" w14:textId="62BBE14D"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-0,24338</w:t>
            </w:r>
          </w:p>
        </w:tc>
      </w:tr>
      <w:tr w:rsidR="000C0915" w:rsidRPr="00EA322D" w14:paraId="44B32C2E" w14:textId="76C01854"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7AECC1CA" w14:textId="36A8817C"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Belgia</w:t>
            </w:r>
          </w:p>
        </w:tc>
        <w:tc>
          <w:tcPr>
            <w:tcW w:w="1682" w:type="dxa"/>
            <w:noWrap/>
            <w:vAlign w:val="center"/>
          </w:tcPr>
          <w:p w14:paraId="67D355C6" w14:textId="5CBF4467"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0,691852</w:t>
            </w:r>
          </w:p>
        </w:tc>
        <w:tc>
          <w:tcPr>
            <w:tcW w:w="1682" w:type="dxa"/>
            <w:noWrap/>
            <w:vAlign w:val="center"/>
          </w:tcPr>
          <w:p w14:paraId="318E735C" w14:textId="30AFFFCE"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0,126278</w:t>
            </w:r>
          </w:p>
        </w:tc>
        <w:tc>
          <w:tcPr>
            <w:tcW w:w="1682" w:type="dxa"/>
            <w:noWrap/>
            <w:vAlign w:val="center"/>
          </w:tcPr>
          <w:p w14:paraId="40EC4F83" w14:textId="6AF55A40"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0,414295</w:t>
            </w:r>
          </w:p>
        </w:tc>
        <w:tc>
          <w:tcPr>
            <w:tcW w:w="1682" w:type="dxa"/>
            <w:vAlign w:val="center"/>
          </w:tcPr>
          <w:p w14:paraId="42724E0C" w14:textId="61942FFA"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0,211625</w:t>
            </w:r>
          </w:p>
        </w:tc>
      </w:tr>
      <w:tr w:rsidR="000C0915" w:rsidRPr="00EA322D" w14:paraId="0E24A164" w14:textId="3628F2C2"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28B2C784" w14:textId="2D7B778A"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Bulgaria</w:t>
            </w:r>
          </w:p>
        </w:tc>
        <w:tc>
          <w:tcPr>
            <w:tcW w:w="1682" w:type="dxa"/>
            <w:noWrap/>
            <w:vAlign w:val="center"/>
          </w:tcPr>
          <w:p w14:paraId="6D9CCE85" w14:textId="0D0164DD"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-1,64114</w:t>
            </w:r>
          </w:p>
        </w:tc>
        <w:tc>
          <w:tcPr>
            <w:tcW w:w="1682" w:type="dxa"/>
            <w:noWrap/>
            <w:vAlign w:val="center"/>
          </w:tcPr>
          <w:p w14:paraId="33ABADAB" w14:textId="09871A00"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0,392439</w:t>
            </w:r>
          </w:p>
        </w:tc>
        <w:tc>
          <w:tcPr>
            <w:tcW w:w="1682" w:type="dxa"/>
            <w:noWrap/>
            <w:vAlign w:val="center"/>
          </w:tcPr>
          <w:p w14:paraId="5C323B95" w14:textId="1EFD2FD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-0,34079</w:t>
            </w:r>
          </w:p>
        </w:tc>
        <w:tc>
          <w:tcPr>
            <w:tcW w:w="1682" w:type="dxa"/>
            <w:vAlign w:val="center"/>
          </w:tcPr>
          <w:p w14:paraId="5BF5D27E" w14:textId="72203924"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0,320482</w:t>
            </w:r>
          </w:p>
        </w:tc>
      </w:tr>
      <w:tr w:rsidR="000C0915" w:rsidRPr="00EA322D" w14:paraId="30A8D23B" w14:textId="009919B3"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2E504023" w14:textId="35C4057C"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Croația</w:t>
            </w:r>
          </w:p>
        </w:tc>
        <w:tc>
          <w:tcPr>
            <w:tcW w:w="1682" w:type="dxa"/>
            <w:noWrap/>
            <w:vAlign w:val="center"/>
          </w:tcPr>
          <w:p w14:paraId="57B94B24" w14:textId="593D2093"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-0,75017</w:t>
            </w:r>
          </w:p>
        </w:tc>
        <w:tc>
          <w:tcPr>
            <w:tcW w:w="1682" w:type="dxa"/>
            <w:noWrap/>
            <w:vAlign w:val="center"/>
          </w:tcPr>
          <w:p w14:paraId="7A848867" w14:textId="1917830B"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0,189248</w:t>
            </w:r>
          </w:p>
        </w:tc>
        <w:tc>
          <w:tcPr>
            <w:tcW w:w="1682" w:type="dxa"/>
            <w:noWrap/>
            <w:vAlign w:val="center"/>
          </w:tcPr>
          <w:p w14:paraId="4971DFF0" w14:textId="360AF618"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-0,38396</w:t>
            </w:r>
          </w:p>
        </w:tc>
        <w:tc>
          <w:tcPr>
            <w:tcW w:w="1682" w:type="dxa"/>
            <w:vAlign w:val="center"/>
          </w:tcPr>
          <w:p w14:paraId="0C7B870D" w14:textId="5D8FB9EE"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-1,74201</w:t>
            </w:r>
          </w:p>
        </w:tc>
      </w:tr>
      <w:tr w:rsidR="000C0915" w:rsidRPr="00EA322D" w14:paraId="7F891DCD" w14:textId="79F8B8D7"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5795E551" w14:textId="1A3724CA"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Cipru</w:t>
            </w:r>
          </w:p>
        </w:tc>
        <w:tc>
          <w:tcPr>
            <w:tcW w:w="1682" w:type="dxa"/>
            <w:noWrap/>
            <w:vAlign w:val="center"/>
          </w:tcPr>
          <w:p w14:paraId="2C8B43FF" w14:textId="6DDCB6AD"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0,02369</w:t>
            </w:r>
          </w:p>
        </w:tc>
        <w:tc>
          <w:tcPr>
            <w:tcW w:w="1682" w:type="dxa"/>
            <w:noWrap/>
            <w:vAlign w:val="center"/>
          </w:tcPr>
          <w:p w14:paraId="75BC52DE" w14:textId="4758F52C"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0,132756</w:t>
            </w:r>
          </w:p>
        </w:tc>
        <w:tc>
          <w:tcPr>
            <w:tcW w:w="1682" w:type="dxa"/>
            <w:noWrap/>
            <w:vAlign w:val="center"/>
          </w:tcPr>
          <w:p w14:paraId="54C4088E" w14:textId="3AC2693C"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1,726427</w:t>
            </w:r>
          </w:p>
        </w:tc>
        <w:tc>
          <w:tcPr>
            <w:tcW w:w="1682" w:type="dxa"/>
            <w:vAlign w:val="center"/>
          </w:tcPr>
          <w:p w14:paraId="55D80182" w14:textId="4F4BEAE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-0,76075</w:t>
            </w:r>
          </w:p>
        </w:tc>
      </w:tr>
      <w:tr w:rsidR="000C0915" w:rsidRPr="00EA322D" w14:paraId="1A81319E" w14:textId="5ABEC1F3"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4A494918" w14:textId="015C66E4"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Cehia</w:t>
            </w:r>
          </w:p>
        </w:tc>
        <w:tc>
          <w:tcPr>
            <w:tcW w:w="1682" w:type="dxa"/>
            <w:noWrap/>
            <w:vAlign w:val="center"/>
          </w:tcPr>
          <w:p w14:paraId="7885EEDD" w14:textId="2E7E898A"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-0,3425</w:t>
            </w:r>
          </w:p>
        </w:tc>
        <w:tc>
          <w:tcPr>
            <w:tcW w:w="1682" w:type="dxa"/>
            <w:noWrap/>
            <w:vAlign w:val="center"/>
          </w:tcPr>
          <w:p w14:paraId="4529899F" w14:textId="476F37C4"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-0,71028</w:t>
            </w:r>
          </w:p>
        </w:tc>
        <w:tc>
          <w:tcPr>
            <w:tcW w:w="1682" w:type="dxa"/>
            <w:noWrap/>
            <w:vAlign w:val="center"/>
          </w:tcPr>
          <w:p w14:paraId="659183FB" w14:textId="10BB42BB"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-2,25896</w:t>
            </w:r>
          </w:p>
        </w:tc>
        <w:tc>
          <w:tcPr>
            <w:tcW w:w="1682" w:type="dxa"/>
            <w:vAlign w:val="center"/>
          </w:tcPr>
          <w:p w14:paraId="63236C6E" w14:textId="7AFBC25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-1,0936</w:t>
            </w:r>
          </w:p>
        </w:tc>
      </w:tr>
      <w:tr w:rsidR="000C0915" w:rsidRPr="00EA322D" w14:paraId="10F47D1F" w14:textId="61039A0A"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6959306B" w14:textId="534939DF"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Danemarca</w:t>
            </w:r>
          </w:p>
        </w:tc>
        <w:tc>
          <w:tcPr>
            <w:tcW w:w="1682" w:type="dxa"/>
            <w:noWrap/>
            <w:vAlign w:val="center"/>
          </w:tcPr>
          <w:p w14:paraId="1DA377A7" w14:textId="275A9B15"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1,664743</w:t>
            </w:r>
          </w:p>
        </w:tc>
        <w:tc>
          <w:tcPr>
            <w:tcW w:w="1682" w:type="dxa"/>
            <w:noWrap/>
            <w:vAlign w:val="center"/>
          </w:tcPr>
          <w:p w14:paraId="23320209" w14:textId="59FC3FA2"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0,185288</w:t>
            </w:r>
          </w:p>
        </w:tc>
        <w:tc>
          <w:tcPr>
            <w:tcW w:w="1682" w:type="dxa"/>
            <w:noWrap/>
            <w:vAlign w:val="center"/>
          </w:tcPr>
          <w:p w14:paraId="5084C7DE" w14:textId="3D21FCDF"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-0,41653</w:t>
            </w:r>
          </w:p>
        </w:tc>
        <w:tc>
          <w:tcPr>
            <w:tcW w:w="1682" w:type="dxa"/>
            <w:vAlign w:val="center"/>
          </w:tcPr>
          <w:p w14:paraId="623968EB" w14:textId="5BEEDABD"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0,513882</w:t>
            </w:r>
          </w:p>
        </w:tc>
      </w:tr>
      <w:tr w:rsidR="000C0915" w:rsidRPr="00EA322D" w14:paraId="15B7E338" w14:textId="4F7ADFCE"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0E70D034" w14:textId="52C99BD3"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Estonia</w:t>
            </w:r>
          </w:p>
        </w:tc>
        <w:tc>
          <w:tcPr>
            <w:tcW w:w="1682" w:type="dxa"/>
            <w:noWrap/>
            <w:vAlign w:val="center"/>
          </w:tcPr>
          <w:p w14:paraId="18F00860" w14:textId="754A7BCB"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-0,42814</w:t>
            </w:r>
          </w:p>
        </w:tc>
        <w:tc>
          <w:tcPr>
            <w:tcW w:w="1682" w:type="dxa"/>
            <w:noWrap/>
            <w:vAlign w:val="center"/>
          </w:tcPr>
          <w:p w14:paraId="4B7E082A" w14:textId="457C139B"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1,035341</w:t>
            </w:r>
          </w:p>
        </w:tc>
        <w:tc>
          <w:tcPr>
            <w:tcW w:w="1682" w:type="dxa"/>
            <w:noWrap/>
            <w:vAlign w:val="center"/>
          </w:tcPr>
          <w:p w14:paraId="3D0C236D" w14:textId="4408FAB3"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0,03843</w:t>
            </w:r>
          </w:p>
        </w:tc>
        <w:tc>
          <w:tcPr>
            <w:tcW w:w="1682" w:type="dxa"/>
            <w:vAlign w:val="center"/>
          </w:tcPr>
          <w:p w14:paraId="37E8B2E9" w14:textId="2786734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0,518489</w:t>
            </w:r>
          </w:p>
        </w:tc>
      </w:tr>
      <w:tr w:rsidR="000C0915" w:rsidRPr="00EA322D" w14:paraId="6CC94DB6" w14:textId="75245CA6"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4A948DEC" w14:textId="124F4D40"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Finlanda</w:t>
            </w:r>
          </w:p>
        </w:tc>
        <w:tc>
          <w:tcPr>
            <w:tcW w:w="1682" w:type="dxa"/>
            <w:noWrap/>
            <w:vAlign w:val="center"/>
          </w:tcPr>
          <w:p w14:paraId="40156183" w14:textId="6C00505D"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1,299313</w:t>
            </w:r>
          </w:p>
        </w:tc>
        <w:tc>
          <w:tcPr>
            <w:tcW w:w="1682" w:type="dxa"/>
            <w:noWrap/>
            <w:vAlign w:val="center"/>
          </w:tcPr>
          <w:p w14:paraId="0F4AC312" w14:textId="6317F220"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0,426997</w:t>
            </w:r>
          </w:p>
        </w:tc>
        <w:tc>
          <w:tcPr>
            <w:tcW w:w="1682" w:type="dxa"/>
            <w:noWrap/>
            <w:vAlign w:val="center"/>
          </w:tcPr>
          <w:p w14:paraId="422A5345" w14:textId="28B096A9"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-0,55213</w:t>
            </w:r>
          </w:p>
        </w:tc>
        <w:tc>
          <w:tcPr>
            <w:tcW w:w="1682" w:type="dxa"/>
            <w:vAlign w:val="center"/>
          </w:tcPr>
          <w:p w14:paraId="0F033B80" w14:textId="19908D7D"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-0,73281</w:t>
            </w:r>
          </w:p>
        </w:tc>
      </w:tr>
      <w:tr w:rsidR="000C0915" w:rsidRPr="00EA322D" w14:paraId="2BBB2416" w14:textId="0A0E6642"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01B7428C" w14:textId="37817E10"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Franța</w:t>
            </w:r>
          </w:p>
        </w:tc>
        <w:tc>
          <w:tcPr>
            <w:tcW w:w="1682" w:type="dxa"/>
            <w:noWrap/>
            <w:vAlign w:val="center"/>
          </w:tcPr>
          <w:p w14:paraId="6E80990C" w14:textId="5990C1CF"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0,691189</w:t>
            </w:r>
          </w:p>
        </w:tc>
        <w:tc>
          <w:tcPr>
            <w:tcW w:w="1682" w:type="dxa"/>
            <w:noWrap/>
            <w:vAlign w:val="center"/>
          </w:tcPr>
          <w:p w14:paraId="567C574C" w14:textId="21681464"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-0,12179</w:t>
            </w:r>
          </w:p>
        </w:tc>
        <w:tc>
          <w:tcPr>
            <w:tcW w:w="1682" w:type="dxa"/>
            <w:noWrap/>
            <w:vAlign w:val="center"/>
          </w:tcPr>
          <w:p w14:paraId="7B2DEBC7" w14:textId="30E31346"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0,274589</w:t>
            </w:r>
          </w:p>
        </w:tc>
        <w:tc>
          <w:tcPr>
            <w:tcW w:w="1682" w:type="dxa"/>
            <w:vAlign w:val="center"/>
          </w:tcPr>
          <w:p w14:paraId="6575B3C3" w14:textId="12674132"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-0,3818</w:t>
            </w:r>
          </w:p>
        </w:tc>
      </w:tr>
      <w:tr w:rsidR="000C0915" w:rsidRPr="00EA322D" w14:paraId="15D34354" w14:textId="6F7E2C1C"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45641DF5" w14:textId="1968EF36"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Germania</w:t>
            </w:r>
          </w:p>
        </w:tc>
        <w:tc>
          <w:tcPr>
            <w:tcW w:w="1682" w:type="dxa"/>
            <w:noWrap/>
            <w:vAlign w:val="center"/>
          </w:tcPr>
          <w:p w14:paraId="2CDE2229" w14:textId="1E3CC9B2"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0,759917</w:t>
            </w:r>
          </w:p>
        </w:tc>
        <w:tc>
          <w:tcPr>
            <w:tcW w:w="1682" w:type="dxa"/>
            <w:noWrap/>
            <w:vAlign w:val="center"/>
          </w:tcPr>
          <w:p w14:paraId="60D156C9" w14:textId="1D1283CA"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-0,16137</w:t>
            </w:r>
          </w:p>
        </w:tc>
        <w:tc>
          <w:tcPr>
            <w:tcW w:w="1682" w:type="dxa"/>
            <w:noWrap/>
            <w:vAlign w:val="center"/>
          </w:tcPr>
          <w:p w14:paraId="59FB3954" w14:textId="6A5692DA"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-0,66646</w:t>
            </w:r>
          </w:p>
        </w:tc>
        <w:tc>
          <w:tcPr>
            <w:tcW w:w="1682" w:type="dxa"/>
            <w:vAlign w:val="center"/>
          </w:tcPr>
          <w:p w14:paraId="566F1A11" w14:textId="164CB76C"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0,953959</w:t>
            </w:r>
          </w:p>
        </w:tc>
      </w:tr>
      <w:tr w:rsidR="000C0915" w:rsidRPr="00EA322D" w14:paraId="3FE6E8E7" w14:textId="7F47ED97"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64CAB200" w14:textId="487C4384"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Grecia</w:t>
            </w:r>
          </w:p>
        </w:tc>
        <w:tc>
          <w:tcPr>
            <w:tcW w:w="1682" w:type="dxa"/>
            <w:noWrap/>
            <w:vAlign w:val="center"/>
          </w:tcPr>
          <w:p w14:paraId="4F1B8496" w14:textId="1825783D"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-0,97593</w:t>
            </w:r>
          </w:p>
        </w:tc>
        <w:tc>
          <w:tcPr>
            <w:tcW w:w="1682" w:type="dxa"/>
            <w:noWrap/>
            <w:vAlign w:val="center"/>
          </w:tcPr>
          <w:p w14:paraId="6DBA5F7B" w14:textId="7082730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-1,09652</w:t>
            </w:r>
          </w:p>
        </w:tc>
        <w:tc>
          <w:tcPr>
            <w:tcW w:w="1682" w:type="dxa"/>
            <w:noWrap/>
            <w:vAlign w:val="center"/>
          </w:tcPr>
          <w:p w14:paraId="21EDEE97" w14:textId="5782EC1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1,76521</w:t>
            </w:r>
          </w:p>
        </w:tc>
        <w:tc>
          <w:tcPr>
            <w:tcW w:w="1682" w:type="dxa"/>
            <w:vAlign w:val="center"/>
          </w:tcPr>
          <w:p w14:paraId="0572BDE2" w14:textId="54A72802"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-2,49103</w:t>
            </w:r>
          </w:p>
        </w:tc>
      </w:tr>
      <w:tr w:rsidR="000C0915" w:rsidRPr="00EA322D" w14:paraId="005C5387" w14:textId="1DEB3CAD"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1881BBCA" w14:textId="584F91E8"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Ungaria</w:t>
            </w:r>
          </w:p>
        </w:tc>
        <w:tc>
          <w:tcPr>
            <w:tcW w:w="1682" w:type="dxa"/>
            <w:noWrap/>
            <w:vAlign w:val="center"/>
          </w:tcPr>
          <w:p w14:paraId="440DEE01" w14:textId="2BB6BAC8"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-1,0095</w:t>
            </w:r>
          </w:p>
        </w:tc>
        <w:tc>
          <w:tcPr>
            <w:tcW w:w="1682" w:type="dxa"/>
            <w:noWrap/>
            <w:vAlign w:val="center"/>
          </w:tcPr>
          <w:p w14:paraId="657069FD" w14:textId="1C284D45"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0,218211</w:t>
            </w:r>
          </w:p>
        </w:tc>
        <w:tc>
          <w:tcPr>
            <w:tcW w:w="1682" w:type="dxa"/>
            <w:noWrap/>
            <w:vAlign w:val="center"/>
          </w:tcPr>
          <w:p w14:paraId="249EEFA5" w14:textId="512915E6"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-0,68211</w:t>
            </w:r>
          </w:p>
        </w:tc>
        <w:tc>
          <w:tcPr>
            <w:tcW w:w="1682" w:type="dxa"/>
            <w:vAlign w:val="center"/>
          </w:tcPr>
          <w:p w14:paraId="64838DD0" w14:textId="3039FD7C"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0,852503</w:t>
            </w:r>
          </w:p>
        </w:tc>
      </w:tr>
      <w:tr w:rsidR="000C0915" w:rsidRPr="00EA322D" w14:paraId="38783C37" w14:textId="25E46404"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70FD1990" w14:textId="621DA1E8"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Irlanda</w:t>
            </w:r>
          </w:p>
        </w:tc>
        <w:tc>
          <w:tcPr>
            <w:tcW w:w="1682" w:type="dxa"/>
            <w:noWrap/>
            <w:vAlign w:val="center"/>
          </w:tcPr>
          <w:p w14:paraId="38CA9A02" w14:textId="3BBE4B39"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0,70184</w:t>
            </w:r>
          </w:p>
        </w:tc>
        <w:tc>
          <w:tcPr>
            <w:tcW w:w="1682" w:type="dxa"/>
            <w:noWrap/>
            <w:vAlign w:val="center"/>
          </w:tcPr>
          <w:p w14:paraId="4F8307C8" w14:textId="0E58A6FF"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-0,11779</w:t>
            </w:r>
          </w:p>
        </w:tc>
        <w:tc>
          <w:tcPr>
            <w:tcW w:w="1682" w:type="dxa"/>
            <w:noWrap/>
            <w:vAlign w:val="center"/>
          </w:tcPr>
          <w:p w14:paraId="70CE6150" w14:textId="7A0B3D94"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0,407785</w:t>
            </w:r>
          </w:p>
        </w:tc>
        <w:tc>
          <w:tcPr>
            <w:tcW w:w="1682" w:type="dxa"/>
            <w:vAlign w:val="center"/>
          </w:tcPr>
          <w:p w14:paraId="45DDC62B" w14:textId="1C4658C5"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-0,40809</w:t>
            </w:r>
          </w:p>
        </w:tc>
      </w:tr>
      <w:tr w:rsidR="000C0915" w:rsidRPr="00EA322D" w14:paraId="2EB258C4" w14:textId="68083BDB"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77AAD116" w14:textId="17C3C57A"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Italia</w:t>
            </w:r>
          </w:p>
        </w:tc>
        <w:tc>
          <w:tcPr>
            <w:tcW w:w="1682" w:type="dxa"/>
            <w:noWrap/>
            <w:vAlign w:val="center"/>
          </w:tcPr>
          <w:p w14:paraId="6F24214A" w14:textId="51C836BC"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-0,42192</w:t>
            </w:r>
          </w:p>
        </w:tc>
        <w:tc>
          <w:tcPr>
            <w:tcW w:w="1682" w:type="dxa"/>
            <w:noWrap/>
            <w:vAlign w:val="center"/>
          </w:tcPr>
          <w:p w14:paraId="581E0E17" w14:textId="08E8BAD8"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-1,75427</w:t>
            </w:r>
          </w:p>
        </w:tc>
        <w:tc>
          <w:tcPr>
            <w:tcW w:w="1682" w:type="dxa"/>
            <w:noWrap/>
            <w:vAlign w:val="center"/>
          </w:tcPr>
          <w:p w14:paraId="140F6C17" w14:textId="63549D33"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0,898415</w:t>
            </w:r>
          </w:p>
        </w:tc>
        <w:tc>
          <w:tcPr>
            <w:tcW w:w="1682" w:type="dxa"/>
            <w:vAlign w:val="center"/>
          </w:tcPr>
          <w:p w14:paraId="1EED3167" w14:textId="401F983A"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1,002759</w:t>
            </w:r>
          </w:p>
        </w:tc>
      </w:tr>
      <w:tr w:rsidR="000C0915" w:rsidRPr="00EA322D" w14:paraId="73C95384" w14:textId="0C8D0507"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0B0429B4" w14:textId="3AFA9E1A"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Letonia</w:t>
            </w:r>
          </w:p>
        </w:tc>
        <w:tc>
          <w:tcPr>
            <w:tcW w:w="1682" w:type="dxa"/>
            <w:noWrap/>
            <w:vAlign w:val="center"/>
          </w:tcPr>
          <w:p w14:paraId="39C09158" w14:textId="171FB5BA"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-1,03611</w:t>
            </w:r>
          </w:p>
        </w:tc>
        <w:tc>
          <w:tcPr>
            <w:tcW w:w="1682" w:type="dxa"/>
            <w:noWrap/>
            <w:vAlign w:val="center"/>
          </w:tcPr>
          <w:p w14:paraId="2B94A43A" w14:textId="368B4D14"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2,679691</w:t>
            </w:r>
          </w:p>
        </w:tc>
        <w:tc>
          <w:tcPr>
            <w:tcW w:w="1682" w:type="dxa"/>
            <w:noWrap/>
            <w:vAlign w:val="center"/>
          </w:tcPr>
          <w:p w14:paraId="006D14F3" w14:textId="1918CE10"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0,580285</w:t>
            </w:r>
          </w:p>
        </w:tc>
        <w:tc>
          <w:tcPr>
            <w:tcW w:w="1682" w:type="dxa"/>
            <w:vAlign w:val="center"/>
          </w:tcPr>
          <w:p w14:paraId="19069165" w14:textId="67A5EE76"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0,919716</w:t>
            </w:r>
          </w:p>
        </w:tc>
      </w:tr>
      <w:tr w:rsidR="000C0915" w:rsidRPr="00EA322D" w14:paraId="24C5C7AF" w14:textId="2C049DD8"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0D95D35D" w14:textId="219A6E39"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Lituania</w:t>
            </w:r>
          </w:p>
        </w:tc>
        <w:tc>
          <w:tcPr>
            <w:tcW w:w="1682" w:type="dxa"/>
            <w:noWrap/>
            <w:vAlign w:val="center"/>
          </w:tcPr>
          <w:p w14:paraId="47DA3EB9" w14:textId="63BA1CFA"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-0,72239</w:t>
            </w:r>
          </w:p>
        </w:tc>
        <w:tc>
          <w:tcPr>
            <w:tcW w:w="1682" w:type="dxa"/>
            <w:noWrap/>
            <w:vAlign w:val="center"/>
          </w:tcPr>
          <w:p w14:paraId="1AA511EE" w14:textId="75F6832D"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2,869122</w:t>
            </w:r>
          </w:p>
        </w:tc>
        <w:tc>
          <w:tcPr>
            <w:tcW w:w="1682" w:type="dxa"/>
            <w:noWrap/>
            <w:vAlign w:val="center"/>
          </w:tcPr>
          <w:p w14:paraId="49AD9F51" w14:textId="0D1345D2"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0,166322</w:t>
            </w:r>
          </w:p>
        </w:tc>
        <w:tc>
          <w:tcPr>
            <w:tcW w:w="1682" w:type="dxa"/>
            <w:vAlign w:val="center"/>
          </w:tcPr>
          <w:p w14:paraId="48282C41" w14:textId="376A2F2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0,032011</w:t>
            </w:r>
          </w:p>
        </w:tc>
      </w:tr>
      <w:tr w:rsidR="000C0915" w:rsidRPr="00EA322D" w14:paraId="1364C3D9" w14:textId="483689B6"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528A5592" w14:textId="12FC83A7"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Luxemburg</w:t>
            </w:r>
          </w:p>
        </w:tc>
        <w:tc>
          <w:tcPr>
            <w:tcW w:w="1682" w:type="dxa"/>
            <w:noWrap/>
            <w:vAlign w:val="center"/>
          </w:tcPr>
          <w:p w14:paraId="2001A971" w14:textId="7F9ED469"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1,712529</w:t>
            </w:r>
          </w:p>
        </w:tc>
        <w:tc>
          <w:tcPr>
            <w:tcW w:w="1682" w:type="dxa"/>
            <w:noWrap/>
            <w:vAlign w:val="center"/>
          </w:tcPr>
          <w:p w14:paraId="7ACE2100" w14:textId="0B47AEAB"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-0,02763</w:t>
            </w:r>
          </w:p>
        </w:tc>
        <w:tc>
          <w:tcPr>
            <w:tcW w:w="1682" w:type="dxa"/>
            <w:noWrap/>
            <w:vAlign w:val="center"/>
          </w:tcPr>
          <w:p w14:paraId="50D4EBBE" w14:textId="58048699"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0,482314</w:t>
            </w:r>
          </w:p>
        </w:tc>
        <w:tc>
          <w:tcPr>
            <w:tcW w:w="1682" w:type="dxa"/>
            <w:vAlign w:val="center"/>
          </w:tcPr>
          <w:p w14:paraId="6F4DEB9F" w14:textId="40AC896D"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-0,00147</w:t>
            </w:r>
          </w:p>
        </w:tc>
      </w:tr>
      <w:tr w:rsidR="000C0915" w:rsidRPr="00EA322D" w14:paraId="2547A43A" w14:textId="1B55312B"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1BBA1DEC" w14:textId="22517625"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Malta</w:t>
            </w:r>
          </w:p>
        </w:tc>
        <w:tc>
          <w:tcPr>
            <w:tcW w:w="1682" w:type="dxa"/>
            <w:noWrap/>
            <w:vAlign w:val="center"/>
          </w:tcPr>
          <w:p w14:paraId="4E1AA227" w14:textId="3620FF6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-0,52586</w:t>
            </w:r>
          </w:p>
        </w:tc>
        <w:tc>
          <w:tcPr>
            <w:tcW w:w="1682" w:type="dxa"/>
            <w:noWrap/>
            <w:vAlign w:val="center"/>
          </w:tcPr>
          <w:p w14:paraId="6ECB8D94" w14:textId="2AF1EB7B"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-2,04226</w:t>
            </w:r>
          </w:p>
        </w:tc>
        <w:tc>
          <w:tcPr>
            <w:tcW w:w="1682" w:type="dxa"/>
            <w:noWrap/>
            <w:vAlign w:val="center"/>
          </w:tcPr>
          <w:p w14:paraId="120357B0" w14:textId="1DE38CDA"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-0,91604</w:t>
            </w:r>
          </w:p>
        </w:tc>
        <w:tc>
          <w:tcPr>
            <w:tcW w:w="1682" w:type="dxa"/>
            <w:vAlign w:val="center"/>
          </w:tcPr>
          <w:p w14:paraId="2E4C0295" w14:textId="3D9F3F64"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1,569091</w:t>
            </w:r>
          </w:p>
        </w:tc>
      </w:tr>
      <w:tr w:rsidR="000C0915" w:rsidRPr="00EA322D" w14:paraId="0486B9DE" w14:textId="350BDE4E"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4873FBC5" w14:textId="45FB7656"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Olanda</w:t>
            </w:r>
          </w:p>
        </w:tc>
        <w:tc>
          <w:tcPr>
            <w:tcW w:w="1682" w:type="dxa"/>
            <w:noWrap/>
            <w:vAlign w:val="center"/>
          </w:tcPr>
          <w:p w14:paraId="248E7EF9" w14:textId="214FC203"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1,464509</w:t>
            </w:r>
          </w:p>
        </w:tc>
        <w:tc>
          <w:tcPr>
            <w:tcW w:w="1682" w:type="dxa"/>
            <w:noWrap/>
            <w:vAlign w:val="center"/>
          </w:tcPr>
          <w:p w14:paraId="09A9D819" w14:textId="0BD2A909"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0,053427</w:t>
            </w:r>
          </w:p>
        </w:tc>
        <w:tc>
          <w:tcPr>
            <w:tcW w:w="1682" w:type="dxa"/>
            <w:noWrap/>
            <w:vAlign w:val="center"/>
          </w:tcPr>
          <w:p w14:paraId="53D3EF0D" w14:textId="2BAB7DBC"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-0,4466</w:t>
            </w:r>
          </w:p>
        </w:tc>
        <w:tc>
          <w:tcPr>
            <w:tcW w:w="1682" w:type="dxa"/>
            <w:vAlign w:val="center"/>
          </w:tcPr>
          <w:p w14:paraId="235C1773" w14:textId="6D03695D"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1,08337</w:t>
            </w:r>
          </w:p>
        </w:tc>
      </w:tr>
      <w:tr w:rsidR="000C0915" w:rsidRPr="00EA322D" w14:paraId="3341297B" w14:textId="1EFC6AB3"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3F951B97" w14:textId="68614229"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Polonia</w:t>
            </w:r>
          </w:p>
        </w:tc>
        <w:tc>
          <w:tcPr>
            <w:tcW w:w="1682" w:type="dxa"/>
            <w:noWrap/>
            <w:vAlign w:val="center"/>
          </w:tcPr>
          <w:p w14:paraId="5650548F" w14:textId="36EE0D58"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-0,80943</w:t>
            </w:r>
          </w:p>
        </w:tc>
        <w:tc>
          <w:tcPr>
            <w:tcW w:w="1682" w:type="dxa"/>
            <w:noWrap/>
            <w:vAlign w:val="center"/>
          </w:tcPr>
          <w:p w14:paraId="62C8D095" w14:textId="6582CCD9"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-0,15981</w:t>
            </w:r>
          </w:p>
        </w:tc>
        <w:tc>
          <w:tcPr>
            <w:tcW w:w="1682" w:type="dxa"/>
            <w:noWrap/>
            <w:vAlign w:val="center"/>
          </w:tcPr>
          <w:p w14:paraId="4CF6CDC7" w14:textId="65F97F8A"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-1,10766</w:t>
            </w:r>
          </w:p>
        </w:tc>
        <w:tc>
          <w:tcPr>
            <w:tcW w:w="1682" w:type="dxa"/>
            <w:vAlign w:val="center"/>
          </w:tcPr>
          <w:p w14:paraId="54961949" w14:textId="2F9EC1C0"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-1,1304</w:t>
            </w:r>
          </w:p>
        </w:tc>
      </w:tr>
      <w:tr w:rsidR="000C0915" w:rsidRPr="00EA322D" w14:paraId="6E37760D" w14:textId="1D54F192"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65E11385" w14:textId="4604B180"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Portugalia</w:t>
            </w:r>
          </w:p>
        </w:tc>
        <w:tc>
          <w:tcPr>
            <w:tcW w:w="1682" w:type="dxa"/>
            <w:noWrap/>
            <w:vAlign w:val="center"/>
          </w:tcPr>
          <w:p w14:paraId="06B6CC3B" w14:textId="787BBCD0"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-0,637</w:t>
            </w:r>
          </w:p>
        </w:tc>
        <w:tc>
          <w:tcPr>
            <w:tcW w:w="1682" w:type="dxa"/>
            <w:noWrap/>
            <w:vAlign w:val="center"/>
          </w:tcPr>
          <w:p w14:paraId="2DC5B107" w14:textId="3E075E24"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-0,30356</w:t>
            </w:r>
          </w:p>
        </w:tc>
        <w:tc>
          <w:tcPr>
            <w:tcW w:w="1682" w:type="dxa"/>
            <w:noWrap/>
            <w:vAlign w:val="center"/>
          </w:tcPr>
          <w:p w14:paraId="142518DC" w14:textId="3BB3582E"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1,370844</w:t>
            </w:r>
          </w:p>
        </w:tc>
        <w:tc>
          <w:tcPr>
            <w:tcW w:w="1682" w:type="dxa"/>
            <w:vAlign w:val="center"/>
          </w:tcPr>
          <w:p w14:paraId="5EC41EAA" w14:textId="6A4AB307"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0,608047</w:t>
            </w:r>
          </w:p>
        </w:tc>
      </w:tr>
      <w:tr w:rsidR="000C0915" w:rsidRPr="00EA322D" w14:paraId="77B94656" w14:textId="24D95B8B"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60B8D186" w14:textId="2200ABEB"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România</w:t>
            </w:r>
          </w:p>
        </w:tc>
        <w:tc>
          <w:tcPr>
            <w:tcW w:w="1682" w:type="dxa"/>
            <w:noWrap/>
            <w:vAlign w:val="center"/>
          </w:tcPr>
          <w:p w14:paraId="2D4AE4D0" w14:textId="4EC2F6F9"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-1,98618</w:t>
            </w:r>
          </w:p>
        </w:tc>
        <w:tc>
          <w:tcPr>
            <w:tcW w:w="1682" w:type="dxa"/>
            <w:noWrap/>
            <w:vAlign w:val="center"/>
          </w:tcPr>
          <w:p w14:paraId="2D38BEF4" w14:textId="288989B9"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-0,69574</w:t>
            </w:r>
          </w:p>
        </w:tc>
        <w:tc>
          <w:tcPr>
            <w:tcW w:w="1682" w:type="dxa"/>
            <w:noWrap/>
            <w:vAlign w:val="center"/>
          </w:tcPr>
          <w:p w14:paraId="750263BD" w14:textId="3F753AD3"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-0,59313</w:t>
            </w:r>
          </w:p>
        </w:tc>
        <w:tc>
          <w:tcPr>
            <w:tcW w:w="1682" w:type="dxa"/>
            <w:vAlign w:val="center"/>
          </w:tcPr>
          <w:p w14:paraId="419999AB" w14:textId="0F5E8879"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1,753766</w:t>
            </w:r>
          </w:p>
        </w:tc>
      </w:tr>
      <w:tr w:rsidR="000C0915" w:rsidRPr="00EA322D" w14:paraId="4FDFAA34" w14:textId="3CA91B79"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19CC5B0A" w14:textId="0290FEAC"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Slovacia</w:t>
            </w:r>
          </w:p>
        </w:tc>
        <w:tc>
          <w:tcPr>
            <w:tcW w:w="1682" w:type="dxa"/>
            <w:noWrap/>
            <w:vAlign w:val="center"/>
          </w:tcPr>
          <w:p w14:paraId="4FCD439B" w14:textId="38A638F0"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-0,622</w:t>
            </w:r>
          </w:p>
        </w:tc>
        <w:tc>
          <w:tcPr>
            <w:tcW w:w="1682" w:type="dxa"/>
            <w:noWrap/>
            <w:vAlign w:val="center"/>
          </w:tcPr>
          <w:p w14:paraId="10A77B43" w14:textId="5BE324C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-0,38477</w:t>
            </w:r>
          </w:p>
        </w:tc>
        <w:tc>
          <w:tcPr>
            <w:tcW w:w="1682" w:type="dxa"/>
            <w:noWrap/>
            <w:vAlign w:val="center"/>
          </w:tcPr>
          <w:p w14:paraId="043066AD" w14:textId="3405EA96"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-1,64537</w:t>
            </w:r>
          </w:p>
        </w:tc>
        <w:tc>
          <w:tcPr>
            <w:tcW w:w="1682" w:type="dxa"/>
            <w:vAlign w:val="center"/>
          </w:tcPr>
          <w:p w14:paraId="3E8FCF71" w14:textId="62055A9A"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-1,28068</w:t>
            </w:r>
          </w:p>
        </w:tc>
      </w:tr>
      <w:tr w:rsidR="000C0915" w:rsidRPr="00EA322D" w14:paraId="14E6EBFF" w14:textId="2E15FDC4"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52915EF0" w14:textId="3F3A1525"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Slovenia</w:t>
            </w:r>
          </w:p>
        </w:tc>
        <w:tc>
          <w:tcPr>
            <w:tcW w:w="1682" w:type="dxa"/>
            <w:noWrap/>
            <w:vAlign w:val="center"/>
          </w:tcPr>
          <w:p w14:paraId="2DF3F30F" w14:textId="0271A52F"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-0,01356</w:t>
            </w:r>
          </w:p>
        </w:tc>
        <w:tc>
          <w:tcPr>
            <w:tcW w:w="1682" w:type="dxa"/>
            <w:noWrap/>
            <w:vAlign w:val="center"/>
          </w:tcPr>
          <w:p w14:paraId="02C04013" w14:textId="5CDAAA6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0,136876</w:t>
            </w:r>
          </w:p>
        </w:tc>
        <w:tc>
          <w:tcPr>
            <w:tcW w:w="1682" w:type="dxa"/>
            <w:noWrap/>
            <w:vAlign w:val="center"/>
          </w:tcPr>
          <w:p w14:paraId="2466C02B" w14:textId="4BC72ED2"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0,08374</w:t>
            </w:r>
          </w:p>
        </w:tc>
        <w:tc>
          <w:tcPr>
            <w:tcW w:w="1682" w:type="dxa"/>
            <w:vAlign w:val="center"/>
          </w:tcPr>
          <w:p w14:paraId="1CB50845" w14:textId="335C082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-1,011</w:t>
            </w:r>
          </w:p>
        </w:tc>
      </w:tr>
      <w:tr w:rsidR="000C0915" w:rsidRPr="00EA322D" w14:paraId="4EFCBAD3" w14:textId="680AFE27"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79F84CDB" w14:textId="5DD41ED5"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Spania</w:t>
            </w:r>
          </w:p>
        </w:tc>
        <w:tc>
          <w:tcPr>
            <w:tcW w:w="1682" w:type="dxa"/>
            <w:noWrap/>
            <w:vAlign w:val="center"/>
          </w:tcPr>
          <w:p w14:paraId="45A968BE" w14:textId="6CB0ABA8"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-0,25851</w:t>
            </w:r>
          </w:p>
        </w:tc>
        <w:tc>
          <w:tcPr>
            <w:tcW w:w="1682" w:type="dxa"/>
            <w:noWrap/>
            <w:vAlign w:val="center"/>
          </w:tcPr>
          <w:p w14:paraId="0F240C2E" w14:textId="50B64BC9"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-1,05263</w:t>
            </w:r>
          </w:p>
        </w:tc>
        <w:tc>
          <w:tcPr>
            <w:tcW w:w="1682" w:type="dxa"/>
            <w:noWrap/>
            <w:vAlign w:val="center"/>
          </w:tcPr>
          <w:p w14:paraId="74F3FB4D" w14:textId="7C862C5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2,399528</w:t>
            </w:r>
          </w:p>
        </w:tc>
        <w:tc>
          <w:tcPr>
            <w:tcW w:w="1682" w:type="dxa"/>
            <w:vAlign w:val="center"/>
          </w:tcPr>
          <w:p w14:paraId="08C51C20" w14:textId="425F1883"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0,42645</w:t>
            </w:r>
          </w:p>
        </w:tc>
      </w:tr>
      <w:tr w:rsidR="000C0915" w:rsidRPr="00EA322D" w14:paraId="1E53E6D9" w14:textId="0CD4B811"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50980240" w14:textId="4C363C3E"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Suedia</w:t>
            </w:r>
          </w:p>
        </w:tc>
        <w:tc>
          <w:tcPr>
            <w:tcW w:w="1682" w:type="dxa"/>
            <w:noWrap/>
            <w:vAlign w:val="center"/>
          </w:tcPr>
          <w:p w14:paraId="729B23AB" w14:textId="553C2172"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1,233492</w:t>
            </w:r>
          </w:p>
        </w:tc>
        <w:tc>
          <w:tcPr>
            <w:tcW w:w="1682" w:type="dxa"/>
            <w:noWrap/>
            <w:vAlign w:val="center"/>
          </w:tcPr>
          <w:p w14:paraId="44B44FD5" w14:textId="7EDBF3AB"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0,31933</w:t>
            </w:r>
          </w:p>
        </w:tc>
        <w:tc>
          <w:tcPr>
            <w:tcW w:w="1682" w:type="dxa"/>
            <w:noWrap/>
            <w:vAlign w:val="center"/>
          </w:tcPr>
          <w:p w14:paraId="546769D5" w14:textId="571FDE7B"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-0,1283</w:t>
            </w:r>
          </w:p>
        </w:tc>
        <w:tc>
          <w:tcPr>
            <w:tcW w:w="1682" w:type="dxa"/>
            <w:vAlign w:val="center"/>
          </w:tcPr>
          <w:p w14:paraId="57A61FBE" w14:textId="7CA6FC28"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-0,28016</w:t>
            </w:r>
          </w:p>
        </w:tc>
      </w:tr>
      <w:tr w:rsidR="000C0915" w:rsidRPr="00EA322D" w14:paraId="4123280F" w14:textId="1B1CA560" w:rsidTr="009C0047">
        <w:trPr>
          <w:trHeight w:val="328"/>
        </w:trPr>
        <w:tc>
          <w:tcPr>
            <w:cnfStyle w:val="001000000000" w:firstRow="0" w:lastRow="0" w:firstColumn="1" w:lastColumn="0" w:oddVBand="0" w:evenVBand="0" w:oddHBand="0" w:evenHBand="0" w:firstRowFirstColumn="0" w:firstRowLastColumn="0" w:lastRowFirstColumn="0" w:lastRowLastColumn="0"/>
            <w:tcW w:w="1841" w:type="dxa"/>
            <w:noWrap/>
            <w:vAlign w:val="center"/>
            <w:hideMark/>
          </w:tcPr>
          <w:p w14:paraId="13CBDDD7" w14:textId="5F64DCB5" w:rsidR="000C0915" w:rsidRPr="00EA322D" w:rsidRDefault="000C0915" w:rsidP="000C0915">
            <w:pPr>
              <w:jc w:val="both"/>
              <w:rPr>
                <w:rFonts w:ascii="Trebuchet MS" w:hAnsi="Trebuchet MS"/>
                <w:sz w:val="22"/>
                <w:szCs w:val="22"/>
                <w:lang w:val="ro-RO"/>
              </w:rPr>
            </w:pPr>
            <w:r w:rsidRPr="00EA322D">
              <w:rPr>
                <w:rFonts w:ascii="Trebuchet MS" w:hAnsi="Trebuchet MS" w:cs="Calibri"/>
                <w:color w:val="000000"/>
                <w:sz w:val="22"/>
                <w:szCs w:val="22"/>
                <w:lang w:val="ro-RO"/>
              </w:rPr>
              <w:t>Marea Britanie</w:t>
            </w:r>
          </w:p>
        </w:tc>
        <w:tc>
          <w:tcPr>
            <w:tcW w:w="1682" w:type="dxa"/>
            <w:noWrap/>
            <w:vAlign w:val="center"/>
          </w:tcPr>
          <w:p w14:paraId="0F0A2DC4" w14:textId="2D2484D1"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0,969233</w:t>
            </w:r>
          </w:p>
        </w:tc>
        <w:tc>
          <w:tcPr>
            <w:tcW w:w="1682" w:type="dxa"/>
            <w:noWrap/>
            <w:vAlign w:val="center"/>
          </w:tcPr>
          <w:p w14:paraId="148A7593" w14:textId="6D080A2F"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0,04667</w:t>
            </w:r>
          </w:p>
        </w:tc>
        <w:tc>
          <w:tcPr>
            <w:tcW w:w="1682" w:type="dxa"/>
            <w:noWrap/>
            <w:vAlign w:val="center"/>
          </w:tcPr>
          <w:p w14:paraId="1ECD32D0" w14:textId="687B991E"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0,107564</w:t>
            </w:r>
          </w:p>
        </w:tc>
        <w:tc>
          <w:tcPr>
            <w:tcW w:w="1682" w:type="dxa"/>
            <w:vAlign w:val="center"/>
          </w:tcPr>
          <w:p w14:paraId="35011630" w14:textId="68AE1167" w:rsidR="000C0915" w:rsidRPr="00EA322D" w:rsidRDefault="000C0915" w:rsidP="00933D7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cs="Calibri"/>
                <w:color w:val="000000"/>
                <w:sz w:val="22"/>
                <w:szCs w:val="22"/>
                <w:lang w:val="ro-RO"/>
              </w:rPr>
              <w:t>0,791022</w:t>
            </w:r>
          </w:p>
        </w:tc>
      </w:tr>
    </w:tbl>
    <w:p w14:paraId="0EF32FCB" w14:textId="77777777" w:rsidR="00E65F88" w:rsidRPr="00EA322D" w:rsidRDefault="00E65F88" w:rsidP="00C6140D">
      <w:pPr>
        <w:spacing w:before="240"/>
        <w:jc w:val="both"/>
        <w:rPr>
          <w:rFonts w:ascii="Trebuchet MS" w:hAnsi="Trebuchet MS"/>
          <w:sz w:val="22"/>
          <w:szCs w:val="22"/>
          <w:lang w:val="ro-RO"/>
        </w:rPr>
      </w:pPr>
      <w:r w:rsidRPr="00EA322D">
        <w:rPr>
          <w:rFonts w:ascii="Trebuchet MS" w:hAnsi="Trebuchet MS"/>
          <w:sz w:val="22"/>
          <w:szCs w:val="22"/>
          <w:lang w:val="ro-RO"/>
        </w:rPr>
        <w:t>Anexa 2. Valorile cosinus</w:t>
      </w:r>
    </w:p>
    <w:tbl>
      <w:tblPr>
        <w:tblW w:w="8578" w:type="dxa"/>
        <w:tblLook w:val="04A0" w:firstRow="1" w:lastRow="0" w:firstColumn="1" w:lastColumn="0" w:noHBand="0" w:noVBand="1"/>
      </w:tblPr>
      <w:tblGrid>
        <w:gridCol w:w="1843"/>
        <w:gridCol w:w="1701"/>
        <w:gridCol w:w="1642"/>
        <w:gridCol w:w="1696"/>
        <w:gridCol w:w="1696"/>
      </w:tblGrid>
      <w:tr w:rsidR="00C37D8C" w:rsidRPr="00EA322D" w14:paraId="19B85B65" w14:textId="1A22087D" w:rsidTr="009C0047">
        <w:trPr>
          <w:trHeight w:val="329"/>
        </w:trPr>
        <w:tc>
          <w:tcPr>
            <w:tcW w:w="1843" w:type="dxa"/>
            <w:tcBorders>
              <w:top w:val="single" w:sz="4" w:space="0" w:color="5B9BD5"/>
              <w:left w:val="nil"/>
              <w:bottom w:val="single" w:sz="4" w:space="0" w:color="5B9BD5"/>
              <w:right w:val="nil"/>
            </w:tcBorders>
            <w:shd w:val="clear" w:color="auto" w:fill="auto"/>
            <w:noWrap/>
            <w:vAlign w:val="center"/>
            <w:hideMark/>
          </w:tcPr>
          <w:p w14:paraId="227D3FDC" w14:textId="69475E31" w:rsidR="00C37D8C" w:rsidRPr="00EA322D" w:rsidRDefault="00624870" w:rsidP="00624870">
            <w:pPr>
              <w:jc w:val="center"/>
              <w:rPr>
                <w:rFonts w:ascii="Trebuchet MS" w:hAnsi="Trebuchet MS"/>
                <w:b/>
                <w:bCs/>
                <w:color w:val="2F75B5"/>
                <w:sz w:val="22"/>
                <w:szCs w:val="22"/>
                <w:lang w:val="ro-RO" w:eastAsia="ro-RO"/>
              </w:rPr>
            </w:pPr>
            <w:r w:rsidRPr="00EA322D">
              <w:rPr>
                <w:rFonts w:ascii="Trebuchet MS" w:hAnsi="Trebuchet MS"/>
                <w:b/>
                <w:bCs/>
                <w:color w:val="2F75B5"/>
                <w:sz w:val="22"/>
                <w:szCs w:val="22"/>
                <w:lang w:val="ro-RO"/>
              </w:rPr>
              <w:t>Țar</w:t>
            </w:r>
            <w:r w:rsidR="00A35EC1" w:rsidRPr="00EA322D">
              <w:rPr>
                <w:rFonts w:ascii="Trebuchet MS" w:hAnsi="Trebuchet MS"/>
                <w:b/>
                <w:bCs/>
                <w:color w:val="2F75B5"/>
                <w:sz w:val="22"/>
                <w:szCs w:val="22"/>
                <w:lang w:val="ro-RO"/>
              </w:rPr>
              <w:t>a</w:t>
            </w:r>
          </w:p>
        </w:tc>
        <w:tc>
          <w:tcPr>
            <w:tcW w:w="1701" w:type="dxa"/>
            <w:tcBorders>
              <w:top w:val="single" w:sz="4" w:space="0" w:color="5B9BD5"/>
              <w:left w:val="nil"/>
              <w:bottom w:val="single" w:sz="4" w:space="0" w:color="5B9BD5"/>
              <w:right w:val="nil"/>
            </w:tcBorders>
            <w:shd w:val="clear" w:color="auto" w:fill="auto"/>
            <w:noWrap/>
            <w:vAlign w:val="center"/>
            <w:hideMark/>
          </w:tcPr>
          <w:p w14:paraId="3A07AED8" w14:textId="0ACA54A7" w:rsidR="00C37D8C" w:rsidRPr="00EA322D" w:rsidRDefault="00C37D8C" w:rsidP="00624870">
            <w:pPr>
              <w:jc w:val="center"/>
              <w:rPr>
                <w:rFonts w:ascii="Trebuchet MS" w:hAnsi="Trebuchet MS"/>
                <w:b/>
                <w:bCs/>
                <w:color w:val="2F75B5"/>
                <w:sz w:val="22"/>
                <w:szCs w:val="22"/>
                <w:lang w:val="ro-RO"/>
              </w:rPr>
            </w:pPr>
            <w:r w:rsidRPr="00EA322D">
              <w:rPr>
                <w:rFonts w:ascii="Trebuchet MS" w:hAnsi="Trebuchet MS"/>
                <w:b/>
                <w:bCs/>
                <w:color w:val="2F75B5"/>
                <w:sz w:val="22"/>
                <w:szCs w:val="22"/>
                <w:lang w:val="ro-RO"/>
              </w:rPr>
              <w:t>C1</w:t>
            </w:r>
          </w:p>
        </w:tc>
        <w:tc>
          <w:tcPr>
            <w:tcW w:w="1642" w:type="dxa"/>
            <w:tcBorders>
              <w:top w:val="single" w:sz="4" w:space="0" w:color="5B9BD5"/>
              <w:left w:val="nil"/>
              <w:bottom w:val="single" w:sz="4" w:space="0" w:color="5B9BD5"/>
              <w:right w:val="nil"/>
            </w:tcBorders>
            <w:shd w:val="clear" w:color="auto" w:fill="auto"/>
            <w:noWrap/>
            <w:vAlign w:val="center"/>
            <w:hideMark/>
          </w:tcPr>
          <w:p w14:paraId="53CB58BA" w14:textId="13873370" w:rsidR="00C37D8C" w:rsidRPr="00EA322D" w:rsidRDefault="00C37D8C" w:rsidP="00624870">
            <w:pPr>
              <w:jc w:val="center"/>
              <w:rPr>
                <w:rFonts w:ascii="Trebuchet MS" w:hAnsi="Trebuchet MS"/>
                <w:b/>
                <w:bCs/>
                <w:color w:val="2F75B5"/>
                <w:sz w:val="22"/>
                <w:szCs w:val="22"/>
                <w:lang w:val="ro-RO"/>
              </w:rPr>
            </w:pPr>
            <w:r w:rsidRPr="00EA322D">
              <w:rPr>
                <w:rFonts w:ascii="Trebuchet MS" w:hAnsi="Trebuchet MS"/>
                <w:b/>
                <w:bCs/>
                <w:color w:val="2F75B5"/>
                <w:sz w:val="22"/>
                <w:szCs w:val="22"/>
                <w:lang w:val="ro-RO"/>
              </w:rPr>
              <w:t>C2</w:t>
            </w:r>
          </w:p>
        </w:tc>
        <w:tc>
          <w:tcPr>
            <w:tcW w:w="1696" w:type="dxa"/>
            <w:tcBorders>
              <w:top w:val="single" w:sz="4" w:space="0" w:color="5B9BD5"/>
              <w:left w:val="nil"/>
              <w:bottom w:val="single" w:sz="4" w:space="0" w:color="5B9BD5"/>
              <w:right w:val="nil"/>
            </w:tcBorders>
            <w:shd w:val="clear" w:color="auto" w:fill="auto"/>
            <w:noWrap/>
            <w:vAlign w:val="center"/>
            <w:hideMark/>
          </w:tcPr>
          <w:p w14:paraId="3B17C39E" w14:textId="7FD33262" w:rsidR="00C37D8C" w:rsidRPr="00EA322D" w:rsidRDefault="00C37D8C" w:rsidP="00624870">
            <w:pPr>
              <w:jc w:val="center"/>
              <w:rPr>
                <w:rFonts w:ascii="Trebuchet MS" w:hAnsi="Trebuchet MS"/>
                <w:b/>
                <w:bCs/>
                <w:color w:val="2F75B5"/>
                <w:sz w:val="22"/>
                <w:szCs w:val="22"/>
                <w:lang w:val="ro-RO"/>
              </w:rPr>
            </w:pPr>
            <w:r w:rsidRPr="00EA322D">
              <w:rPr>
                <w:rFonts w:ascii="Trebuchet MS" w:hAnsi="Trebuchet MS"/>
                <w:b/>
                <w:bCs/>
                <w:color w:val="2F75B5"/>
                <w:sz w:val="22"/>
                <w:szCs w:val="22"/>
                <w:lang w:val="ro-RO"/>
              </w:rPr>
              <w:t>C3</w:t>
            </w:r>
          </w:p>
        </w:tc>
        <w:tc>
          <w:tcPr>
            <w:tcW w:w="1696" w:type="dxa"/>
            <w:tcBorders>
              <w:top w:val="single" w:sz="4" w:space="0" w:color="5B9BD5"/>
              <w:left w:val="nil"/>
              <w:bottom w:val="single" w:sz="4" w:space="0" w:color="5B9BD5"/>
              <w:right w:val="nil"/>
            </w:tcBorders>
            <w:vAlign w:val="center"/>
          </w:tcPr>
          <w:p w14:paraId="26AC59E3" w14:textId="25D9B234" w:rsidR="00C37D8C" w:rsidRPr="00EA322D" w:rsidRDefault="00624870" w:rsidP="00624870">
            <w:pPr>
              <w:jc w:val="center"/>
              <w:rPr>
                <w:rFonts w:ascii="Trebuchet MS" w:hAnsi="Trebuchet MS"/>
                <w:b/>
                <w:bCs/>
                <w:color w:val="2F75B5"/>
                <w:sz w:val="22"/>
                <w:szCs w:val="22"/>
                <w:lang w:val="ro-RO"/>
              </w:rPr>
            </w:pPr>
            <w:r w:rsidRPr="00EA322D">
              <w:rPr>
                <w:rFonts w:ascii="Trebuchet MS" w:hAnsi="Trebuchet MS"/>
                <w:b/>
                <w:bCs/>
                <w:color w:val="2F75B5"/>
                <w:sz w:val="22"/>
                <w:szCs w:val="22"/>
                <w:lang w:val="ro-RO"/>
              </w:rPr>
              <w:t>C4</w:t>
            </w:r>
          </w:p>
        </w:tc>
      </w:tr>
      <w:tr w:rsidR="00C6140D" w:rsidRPr="00EA322D" w14:paraId="5D88111B" w14:textId="3D010EF7" w:rsidTr="009C0047">
        <w:trPr>
          <w:trHeight w:val="329"/>
        </w:trPr>
        <w:tc>
          <w:tcPr>
            <w:tcW w:w="1843" w:type="dxa"/>
            <w:tcBorders>
              <w:top w:val="nil"/>
              <w:left w:val="nil"/>
              <w:bottom w:val="nil"/>
              <w:right w:val="nil"/>
            </w:tcBorders>
            <w:shd w:val="clear" w:color="DDEBF7" w:fill="DDEBF7"/>
            <w:noWrap/>
            <w:vAlign w:val="bottom"/>
          </w:tcPr>
          <w:p w14:paraId="5096E0BF" w14:textId="05BDA86B"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Austria</w:t>
            </w:r>
          </w:p>
        </w:tc>
        <w:tc>
          <w:tcPr>
            <w:tcW w:w="1701" w:type="dxa"/>
            <w:tcBorders>
              <w:top w:val="nil"/>
              <w:left w:val="nil"/>
              <w:bottom w:val="nil"/>
              <w:right w:val="nil"/>
            </w:tcBorders>
            <w:shd w:val="clear" w:color="000000" w:fill="6FC386"/>
            <w:noWrap/>
            <w:vAlign w:val="bottom"/>
            <w:hideMark/>
          </w:tcPr>
          <w:p w14:paraId="4738DBEC" w14:textId="14B89B7B"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0,80993</w:t>
            </w:r>
          </w:p>
        </w:tc>
        <w:tc>
          <w:tcPr>
            <w:tcW w:w="1642" w:type="dxa"/>
            <w:tcBorders>
              <w:top w:val="nil"/>
              <w:left w:val="nil"/>
              <w:bottom w:val="nil"/>
              <w:right w:val="nil"/>
            </w:tcBorders>
            <w:shd w:val="clear" w:color="000000" w:fill="FAFCFE"/>
            <w:noWrap/>
            <w:vAlign w:val="bottom"/>
            <w:hideMark/>
          </w:tcPr>
          <w:p w14:paraId="6B59D316" w14:textId="4BB78212"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0,012692</w:t>
            </w:r>
          </w:p>
        </w:tc>
        <w:tc>
          <w:tcPr>
            <w:tcW w:w="1696" w:type="dxa"/>
            <w:tcBorders>
              <w:top w:val="nil"/>
              <w:left w:val="nil"/>
              <w:bottom w:val="nil"/>
              <w:right w:val="nil"/>
            </w:tcBorders>
            <w:shd w:val="clear" w:color="000000" w:fill="EDF6F2"/>
            <w:noWrap/>
            <w:vAlign w:val="bottom"/>
            <w:hideMark/>
          </w:tcPr>
          <w:p w14:paraId="7003D179" w14:textId="2B8C9DEB"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0,088846</w:t>
            </w:r>
          </w:p>
        </w:tc>
        <w:tc>
          <w:tcPr>
            <w:tcW w:w="1696" w:type="dxa"/>
            <w:tcBorders>
              <w:top w:val="nil"/>
              <w:left w:val="nil"/>
              <w:bottom w:val="nil"/>
              <w:right w:val="nil"/>
            </w:tcBorders>
            <w:shd w:val="clear" w:color="000000" w:fill="FAFCFE"/>
            <w:vAlign w:val="bottom"/>
          </w:tcPr>
          <w:p w14:paraId="6CA7E7BA" w14:textId="418F84BB"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0,012019</w:t>
            </w:r>
          </w:p>
        </w:tc>
      </w:tr>
      <w:tr w:rsidR="00C6140D" w:rsidRPr="00EA322D" w14:paraId="7755BCE5" w14:textId="0071CE26" w:rsidTr="009C0047">
        <w:trPr>
          <w:trHeight w:val="329"/>
        </w:trPr>
        <w:tc>
          <w:tcPr>
            <w:tcW w:w="1843" w:type="dxa"/>
            <w:tcBorders>
              <w:top w:val="nil"/>
              <w:left w:val="nil"/>
              <w:bottom w:val="nil"/>
              <w:right w:val="nil"/>
            </w:tcBorders>
            <w:shd w:val="clear" w:color="auto" w:fill="auto"/>
            <w:noWrap/>
            <w:vAlign w:val="bottom"/>
          </w:tcPr>
          <w:p w14:paraId="48052647" w14:textId="185A90E2"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Belgia</w:t>
            </w:r>
          </w:p>
        </w:tc>
        <w:tc>
          <w:tcPr>
            <w:tcW w:w="1701" w:type="dxa"/>
            <w:tcBorders>
              <w:top w:val="nil"/>
              <w:left w:val="nil"/>
              <w:bottom w:val="nil"/>
              <w:right w:val="nil"/>
            </w:tcBorders>
            <w:shd w:val="clear" w:color="000000" w:fill="77C68C"/>
            <w:noWrap/>
            <w:vAlign w:val="bottom"/>
            <w:hideMark/>
          </w:tcPr>
          <w:p w14:paraId="089A5A19" w14:textId="73460FDA"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0,764224</w:t>
            </w:r>
          </w:p>
        </w:tc>
        <w:tc>
          <w:tcPr>
            <w:tcW w:w="1642" w:type="dxa"/>
            <w:tcBorders>
              <w:top w:val="nil"/>
              <w:left w:val="nil"/>
              <w:bottom w:val="nil"/>
              <w:right w:val="nil"/>
            </w:tcBorders>
            <w:shd w:val="clear" w:color="000000" w:fill="FBFCFE"/>
            <w:noWrap/>
            <w:vAlign w:val="bottom"/>
            <w:hideMark/>
          </w:tcPr>
          <w:p w14:paraId="247F1E91" w14:textId="2A55CCFA"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0,011134</w:t>
            </w:r>
          </w:p>
        </w:tc>
        <w:tc>
          <w:tcPr>
            <w:tcW w:w="1696" w:type="dxa"/>
            <w:tcBorders>
              <w:top w:val="nil"/>
              <w:left w:val="nil"/>
              <w:bottom w:val="nil"/>
              <w:right w:val="nil"/>
            </w:tcBorders>
            <w:shd w:val="clear" w:color="000000" w:fill="EEF7F3"/>
            <w:noWrap/>
            <w:vAlign w:val="bottom"/>
            <w:hideMark/>
          </w:tcPr>
          <w:p w14:paraId="3BC45DF8" w14:textId="3D2C823B"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0,084403</w:t>
            </w:r>
          </w:p>
        </w:tc>
        <w:tc>
          <w:tcPr>
            <w:tcW w:w="1696" w:type="dxa"/>
            <w:tcBorders>
              <w:top w:val="nil"/>
              <w:left w:val="nil"/>
              <w:bottom w:val="nil"/>
              <w:right w:val="nil"/>
            </w:tcBorders>
            <w:shd w:val="clear" w:color="000000" w:fill="FAFBFD"/>
            <w:vAlign w:val="bottom"/>
          </w:tcPr>
          <w:p w14:paraId="28FE39C9" w14:textId="0BE89114"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0,016786</w:t>
            </w:r>
          </w:p>
        </w:tc>
      </w:tr>
      <w:tr w:rsidR="00C6140D" w:rsidRPr="00EA322D" w14:paraId="4E40444A" w14:textId="3BFB8D6B" w:rsidTr="009C0047">
        <w:trPr>
          <w:trHeight w:val="329"/>
        </w:trPr>
        <w:tc>
          <w:tcPr>
            <w:tcW w:w="1843" w:type="dxa"/>
            <w:tcBorders>
              <w:top w:val="nil"/>
              <w:left w:val="nil"/>
              <w:bottom w:val="nil"/>
              <w:right w:val="nil"/>
            </w:tcBorders>
            <w:shd w:val="clear" w:color="DDEBF7" w:fill="DDEBF7"/>
            <w:noWrap/>
            <w:vAlign w:val="bottom"/>
          </w:tcPr>
          <w:p w14:paraId="2F3C9A2C" w14:textId="544E8AC7"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Bulgaria</w:t>
            </w:r>
          </w:p>
        </w:tc>
        <w:tc>
          <w:tcPr>
            <w:tcW w:w="1701" w:type="dxa"/>
            <w:tcBorders>
              <w:top w:val="nil"/>
              <w:left w:val="nil"/>
              <w:bottom w:val="nil"/>
              <w:right w:val="nil"/>
            </w:tcBorders>
            <w:shd w:val="clear" w:color="000000" w:fill="7BC890"/>
            <w:noWrap/>
            <w:vAlign w:val="bottom"/>
            <w:hideMark/>
          </w:tcPr>
          <w:p w14:paraId="42F362ED" w14:textId="02962F2E"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0,742896</w:t>
            </w:r>
          </w:p>
        </w:tc>
        <w:tc>
          <w:tcPr>
            <w:tcW w:w="1642" w:type="dxa"/>
            <w:tcBorders>
              <w:top w:val="nil"/>
              <w:left w:val="nil"/>
              <w:bottom w:val="nil"/>
              <w:right w:val="nil"/>
            </w:tcBorders>
            <w:shd w:val="clear" w:color="000000" w:fill="F9FBFD"/>
            <w:noWrap/>
            <w:vAlign w:val="bottom"/>
            <w:hideMark/>
          </w:tcPr>
          <w:p w14:paraId="0E26E8E1" w14:textId="514F39E8"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0,018577</w:t>
            </w:r>
          </w:p>
        </w:tc>
        <w:tc>
          <w:tcPr>
            <w:tcW w:w="1696" w:type="dxa"/>
            <w:tcBorders>
              <w:top w:val="nil"/>
              <w:left w:val="nil"/>
              <w:bottom w:val="nil"/>
              <w:right w:val="nil"/>
            </w:tcBorders>
            <w:shd w:val="clear" w:color="000000" w:fill="FBFCFE"/>
            <w:noWrap/>
            <w:vAlign w:val="bottom"/>
            <w:hideMark/>
          </w:tcPr>
          <w:p w14:paraId="05C0BDDC" w14:textId="6A22E686"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0,009866</w:t>
            </w:r>
          </w:p>
        </w:tc>
        <w:tc>
          <w:tcPr>
            <w:tcW w:w="1696" w:type="dxa"/>
            <w:tcBorders>
              <w:top w:val="nil"/>
              <w:left w:val="nil"/>
              <w:bottom w:val="nil"/>
              <w:right w:val="nil"/>
            </w:tcBorders>
            <w:shd w:val="clear" w:color="000000" w:fill="FBFCFE"/>
            <w:vAlign w:val="bottom"/>
          </w:tcPr>
          <w:p w14:paraId="3C6D0618" w14:textId="0FC1C7E9"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0,006651</w:t>
            </w:r>
          </w:p>
        </w:tc>
      </w:tr>
      <w:tr w:rsidR="00C6140D" w:rsidRPr="00EA322D" w14:paraId="0256CE8E" w14:textId="3D8F9C23" w:rsidTr="009C0047">
        <w:trPr>
          <w:trHeight w:val="329"/>
        </w:trPr>
        <w:tc>
          <w:tcPr>
            <w:tcW w:w="1843" w:type="dxa"/>
            <w:tcBorders>
              <w:top w:val="nil"/>
              <w:left w:val="nil"/>
              <w:bottom w:val="nil"/>
              <w:right w:val="nil"/>
            </w:tcBorders>
            <w:shd w:val="clear" w:color="auto" w:fill="auto"/>
            <w:noWrap/>
            <w:vAlign w:val="bottom"/>
          </w:tcPr>
          <w:p w14:paraId="12889A89" w14:textId="2197CA53"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Croația</w:t>
            </w:r>
          </w:p>
        </w:tc>
        <w:tc>
          <w:tcPr>
            <w:tcW w:w="1701" w:type="dxa"/>
            <w:tcBorders>
              <w:top w:val="nil"/>
              <w:left w:val="nil"/>
              <w:bottom w:val="nil"/>
              <w:right w:val="nil"/>
            </w:tcBorders>
            <w:shd w:val="clear" w:color="000000" w:fill="C7E7D1"/>
            <w:noWrap/>
            <w:vAlign w:val="bottom"/>
            <w:hideMark/>
          </w:tcPr>
          <w:p w14:paraId="1D9D3078" w14:textId="74FBFAC4"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0,30732</w:t>
            </w:r>
          </w:p>
        </w:tc>
        <w:tc>
          <w:tcPr>
            <w:tcW w:w="1642" w:type="dxa"/>
            <w:tcBorders>
              <w:top w:val="nil"/>
              <w:left w:val="nil"/>
              <w:bottom w:val="nil"/>
              <w:right w:val="nil"/>
            </w:tcBorders>
            <w:shd w:val="clear" w:color="000000" w:fill="FBFCFE"/>
            <w:noWrap/>
            <w:vAlign w:val="bottom"/>
            <w:hideMark/>
          </w:tcPr>
          <w:p w14:paraId="32593600" w14:textId="2B23D32F"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0,008553</w:t>
            </w:r>
          </w:p>
        </w:tc>
        <w:tc>
          <w:tcPr>
            <w:tcW w:w="1696" w:type="dxa"/>
            <w:tcBorders>
              <w:top w:val="nil"/>
              <w:left w:val="nil"/>
              <w:bottom w:val="nil"/>
              <w:right w:val="nil"/>
            </w:tcBorders>
            <w:shd w:val="clear" w:color="000000" w:fill="F8FBFC"/>
            <w:noWrap/>
            <w:vAlign w:val="bottom"/>
            <w:hideMark/>
          </w:tcPr>
          <w:p w14:paraId="23795FA4" w14:textId="1F63CFA6"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0,024797</w:t>
            </w:r>
          </w:p>
        </w:tc>
        <w:tc>
          <w:tcPr>
            <w:tcW w:w="1696" w:type="dxa"/>
            <w:tcBorders>
              <w:top w:val="nil"/>
              <w:left w:val="nil"/>
              <w:bottom w:val="nil"/>
              <w:right w:val="nil"/>
            </w:tcBorders>
            <w:shd w:val="clear" w:color="000000" w:fill="B9E1C5"/>
            <w:vAlign w:val="bottom"/>
          </w:tcPr>
          <w:p w14:paraId="4965C740" w14:textId="54299D6D"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0,38905</w:t>
            </w:r>
          </w:p>
        </w:tc>
      </w:tr>
      <w:tr w:rsidR="00C6140D" w:rsidRPr="00EA322D" w14:paraId="5E03F6C9" w14:textId="6099C89A" w:rsidTr="009C0047">
        <w:trPr>
          <w:trHeight w:val="329"/>
        </w:trPr>
        <w:tc>
          <w:tcPr>
            <w:tcW w:w="1843" w:type="dxa"/>
            <w:tcBorders>
              <w:top w:val="nil"/>
              <w:left w:val="nil"/>
              <w:bottom w:val="nil"/>
              <w:right w:val="nil"/>
            </w:tcBorders>
            <w:shd w:val="clear" w:color="DDEBF7" w:fill="DDEBF7"/>
            <w:noWrap/>
            <w:vAlign w:val="bottom"/>
          </w:tcPr>
          <w:p w14:paraId="573EC4FF" w14:textId="2035D72C"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Cipru</w:t>
            </w:r>
          </w:p>
        </w:tc>
        <w:tc>
          <w:tcPr>
            <w:tcW w:w="1701" w:type="dxa"/>
            <w:tcBorders>
              <w:top w:val="nil"/>
              <w:left w:val="nil"/>
              <w:bottom w:val="nil"/>
              <w:right w:val="nil"/>
            </w:tcBorders>
            <w:shd w:val="clear" w:color="000000" w:fill="FCFCFF"/>
            <w:noWrap/>
            <w:vAlign w:val="bottom"/>
            <w:hideMark/>
          </w:tcPr>
          <w:p w14:paraId="1E18594F" w14:textId="3DFB87AF"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0,000322</w:t>
            </w:r>
          </w:p>
        </w:tc>
        <w:tc>
          <w:tcPr>
            <w:tcW w:w="1642" w:type="dxa"/>
            <w:tcBorders>
              <w:top w:val="nil"/>
              <w:left w:val="nil"/>
              <w:bottom w:val="nil"/>
              <w:right w:val="nil"/>
            </w:tcBorders>
            <w:shd w:val="clear" w:color="000000" w:fill="FCFCFF"/>
            <w:noWrap/>
            <w:vAlign w:val="bottom"/>
            <w:hideMark/>
          </w:tcPr>
          <w:p w14:paraId="2727010B" w14:textId="58A238B3"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0,004417</w:t>
            </w:r>
          </w:p>
        </w:tc>
        <w:tc>
          <w:tcPr>
            <w:tcW w:w="1696" w:type="dxa"/>
            <w:tcBorders>
              <w:top w:val="nil"/>
              <w:left w:val="nil"/>
              <w:bottom w:val="nil"/>
              <w:right w:val="nil"/>
            </w:tcBorders>
            <w:shd w:val="clear" w:color="000000" w:fill="A1D7B0"/>
            <w:noWrap/>
            <w:vAlign w:val="bottom"/>
            <w:hideMark/>
          </w:tcPr>
          <w:p w14:paraId="1E5FD891" w14:textId="00CF7390"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0,526089</w:t>
            </w:r>
          </w:p>
        </w:tc>
        <w:tc>
          <w:tcPr>
            <w:tcW w:w="1696" w:type="dxa"/>
            <w:tcBorders>
              <w:top w:val="nil"/>
              <w:left w:val="nil"/>
              <w:bottom w:val="nil"/>
              <w:right w:val="nil"/>
            </w:tcBorders>
            <w:shd w:val="clear" w:color="000000" w:fill="EFF7F4"/>
            <w:vAlign w:val="bottom"/>
          </w:tcPr>
          <w:p w14:paraId="06B19A6F" w14:textId="2569E7A0"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0,077863</w:t>
            </w:r>
          </w:p>
        </w:tc>
      </w:tr>
      <w:tr w:rsidR="00C6140D" w:rsidRPr="00EA322D" w14:paraId="622CB057" w14:textId="667E49AC" w:rsidTr="009C0047">
        <w:trPr>
          <w:trHeight w:val="329"/>
        </w:trPr>
        <w:tc>
          <w:tcPr>
            <w:tcW w:w="1843" w:type="dxa"/>
            <w:tcBorders>
              <w:top w:val="nil"/>
              <w:left w:val="nil"/>
              <w:bottom w:val="nil"/>
              <w:right w:val="nil"/>
            </w:tcBorders>
            <w:shd w:val="clear" w:color="auto" w:fill="auto"/>
            <w:noWrap/>
            <w:vAlign w:val="bottom"/>
          </w:tcPr>
          <w:p w14:paraId="591F5B21" w14:textId="41ED26E9"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Cehia</w:t>
            </w:r>
          </w:p>
        </w:tc>
        <w:tc>
          <w:tcPr>
            <w:tcW w:w="1701" w:type="dxa"/>
            <w:tcBorders>
              <w:top w:val="nil"/>
              <w:left w:val="nil"/>
              <w:bottom w:val="nil"/>
              <w:right w:val="nil"/>
            </w:tcBorders>
            <w:shd w:val="clear" w:color="000000" w:fill="F4F9F8"/>
            <w:noWrap/>
            <w:vAlign w:val="bottom"/>
            <w:hideMark/>
          </w:tcPr>
          <w:p w14:paraId="22F7E039" w14:textId="564CBA36"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0,049047</w:t>
            </w:r>
          </w:p>
        </w:tc>
        <w:tc>
          <w:tcPr>
            <w:tcW w:w="1642" w:type="dxa"/>
            <w:tcBorders>
              <w:top w:val="nil"/>
              <w:left w:val="nil"/>
              <w:bottom w:val="nil"/>
              <w:right w:val="nil"/>
            </w:tcBorders>
            <w:shd w:val="clear" w:color="000000" w:fill="ECF6F2"/>
            <w:noWrap/>
            <w:vAlign w:val="bottom"/>
            <w:hideMark/>
          </w:tcPr>
          <w:p w14:paraId="1A61BF61" w14:textId="39D97F25"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0,092243</w:t>
            </w:r>
          </w:p>
        </w:tc>
        <w:tc>
          <w:tcPr>
            <w:tcW w:w="1696" w:type="dxa"/>
            <w:tcBorders>
              <w:top w:val="nil"/>
              <w:left w:val="nil"/>
              <w:bottom w:val="nil"/>
              <w:right w:val="nil"/>
            </w:tcBorders>
            <w:shd w:val="clear" w:color="000000" w:fill="8ACE9D"/>
            <w:noWrap/>
            <w:vAlign w:val="bottom"/>
            <w:hideMark/>
          </w:tcPr>
          <w:p w14:paraId="32F7A975" w14:textId="68F05EFC"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0,657113</w:t>
            </w:r>
          </w:p>
        </w:tc>
        <w:tc>
          <w:tcPr>
            <w:tcW w:w="1696" w:type="dxa"/>
            <w:tcBorders>
              <w:top w:val="nil"/>
              <w:left w:val="nil"/>
              <w:bottom w:val="nil"/>
              <w:right w:val="nil"/>
            </w:tcBorders>
            <w:shd w:val="clear" w:color="000000" w:fill="E8F4EE"/>
            <w:vAlign w:val="bottom"/>
          </w:tcPr>
          <w:p w14:paraId="15DD31EA" w14:textId="7F115A6C"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0,117388</w:t>
            </w:r>
          </w:p>
        </w:tc>
      </w:tr>
      <w:tr w:rsidR="00C6140D" w:rsidRPr="00EA322D" w14:paraId="2662E533" w14:textId="61D09D18" w:rsidTr="009C0047">
        <w:trPr>
          <w:trHeight w:val="329"/>
        </w:trPr>
        <w:tc>
          <w:tcPr>
            <w:tcW w:w="1843" w:type="dxa"/>
            <w:tcBorders>
              <w:top w:val="nil"/>
              <w:left w:val="nil"/>
              <w:bottom w:val="nil"/>
              <w:right w:val="nil"/>
            </w:tcBorders>
            <w:shd w:val="clear" w:color="DDEBF7" w:fill="DDEBF7"/>
            <w:noWrap/>
            <w:vAlign w:val="bottom"/>
          </w:tcPr>
          <w:p w14:paraId="6775D457" w14:textId="42CFE7DE"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Danemarca</w:t>
            </w:r>
          </w:p>
        </w:tc>
        <w:tc>
          <w:tcPr>
            <w:tcW w:w="1701" w:type="dxa"/>
            <w:tcBorders>
              <w:top w:val="nil"/>
              <w:left w:val="nil"/>
              <w:bottom w:val="nil"/>
              <w:right w:val="nil"/>
            </w:tcBorders>
            <w:shd w:val="clear" w:color="000000" w:fill="63BE7B"/>
            <w:noWrap/>
            <w:vAlign w:val="bottom"/>
            <w:hideMark/>
          </w:tcPr>
          <w:p w14:paraId="2E600C89" w14:textId="033F1D63"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0,87692</w:t>
            </w:r>
          </w:p>
        </w:tc>
        <w:tc>
          <w:tcPr>
            <w:tcW w:w="1642" w:type="dxa"/>
            <w:tcBorders>
              <w:top w:val="nil"/>
              <w:left w:val="nil"/>
              <w:bottom w:val="nil"/>
              <w:right w:val="nil"/>
            </w:tcBorders>
            <w:shd w:val="clear" w:color="000000" w:fill="FCFCFF"/>
            <w:noWrap/>
            <w:vAlign w:val="bottom"/>
            <w:hideMark/>
          </w:tcPr>
          <w:p w14:paraId="35CDB212" w14:textId="530F235A"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0,004751</w:t>
            </w:r>
          </w:p>
        </w:tc>
        <w:tc>
          <w:tcPr>
            <w:tcW w:w="1696" w:type="dxa"/>
            <w:tcBorders>
              <w:top w:val="nil"/>
              <w:left w:val="nil"/>
              <w:bottom w:val="nil"/>
              <w:right w:val="nil"/>
            </w:tcBorders>
            <w:shd w:val="clear" w:color="000000" w:fill="FAFBFD"/>
            <w:noWrap/>
            <w:vAlign w:val="bottom"/>
            <w:hideMark/>
          </w:tcPr>
          <w:p w14:paraId="2F352F43" w14:textId="5FDC33A9"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0,016908</w:t>
            </w:r>
          </w:p>
        </w:tc>
        <w:tc>
          <w:tcPr>
            <w:tcW w:w="1696" w:type="dxa"/>
            <w:tcBorders>
              <w:top w:val="nil"/>
              <w:left w:val="nil"/>
              <w:bottom w:val="nil"/>
              <w:right w:val="nil"/>
            </w:tcBorders>
            <w:shd w:val="clear" w:color="000000" w:fill="F9FBFD"/>
            <w:vAlign w:val="bottom"/>
          </w:tcPr>
          <w:p w14:paraId="1B279FAD" w14:textId="079A178A"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0,019617</w:t>
            </w:r>
          </w:p>
        </w:tc>
      </w:tr>
      <w:tr w:rsidR="00C6140D" w:rsidRPr="00EA322D" w14:paraId="63E5D90B" w14:textId="5A257049" w:rsidTr="009C0047">
        <w:trPr>
          <w:trHeight w:val="329"/>
        </w:trPr>
        <w:tc>
          <w:tcPr>
            <w:tcW w:w="1843" w:type="dxa"/>
            <w:tcBorders>
              <w:top w:val="nil"/>
              <w:left w:val="nil"/>
              <w:bottom w:val="nil"/>
              <w:right w:val="nil"/>
            </w:tcBorders>
            <w:shd w:val="clear" w:color="auto" w:fill="auto"/>
            <w:noWrap/>
            <w:vAlign w:val="bottom"/>
          </w:tcPr>
          <w:p w14:paraId="3AFF906C" w14:textId="205AE3BB"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Estonia</w:t>
            </w:r>
          </w:p>
        </w:tc>
        <w:tc>
          <w:tcPr>
            <w:tcW w:w="1701" w:type="dxa"/>
            <w:tcBorders>
              <w:top w:val="nil"/>
              <w:left w:val="nil"/>
              <w:bottom w:val="nil"/>
              <w:right w:val="nil"/>
            </w:tcBorders>
            <w:shd w:val="clear" w:color="000000" w:fill="E0F1E7"/>
            <w:noWrap/>
            <w:vAlign w:val="bottom"/>
            <w:hideMark/>
          </w:tcPr>
          <w:p w14:paraId="7954503B" w14:textId="4D654C92"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0,163575</w:t>
            </w:r>
          </w:p>
        </w:tc>
        <w:tc>
          <w:tcPr>
            <w:tcW w:w="1642" w:type="dxa"/>
            <w:tcBorders>
              <w:top w:val="nil"/>
              <w:left w:val="nil"/>
              <w:bottom w:val="nil"/>
              <w:right w:val="nil"/>
            </w:tcBorders>
            <w:shd w:val="clear" w:color="000000" w:fill="B4DFC1"/>
            <w:noWrap/>
            <w:vAlign w:val="bottom"/>
            <w:hideMark/>
          </w:tcPr>
          <w:p w14:paraId="3296CED6" w14:textId="5EED5457"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0,418313</w:t>
            </w:r>
          </w:p>
        </w:tc>
        <w:tc>
          <w:tcPr>
            <w:tcW w:w="1696" w:type="dxa"/>
            <w:tcBorders>
              <w:top w:val="nil"/>
              <w:left w:val="nil"/>
              <w:bottom w:val="nil"/>
              <w:right w:val="nil"/>
            </w:tcBorders>
            <w:shd w:val="clear" w:color="000000" w:fill="FCFCFF"/>
            <w:noWrap/>
            <w:vAlign w:val="bottom"/>
            <w:hideMark/>
          </w:tcPr>
          <w:p w14:paraId="5E89B4B1" w14:textId="3AC561B8"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0,000406</w:t>
            </w:r>
          </w:p>
        </w:tc>
        <w:tc>
          <w:tcPr>
            <w:tcW w:w="1696" w:type="dxa"/>
            <w:tcBorders>
              <w:top w:val="nil"/>
              <w:left w:val="nil"/>
              <w:bottom w:val="nil"/>
              <w:right w:val="nil"/>
            </w:tcBorders>
            <w:shd w:val="clear" w:color="000000" w:fill="F3F9F7"/>
            <w:vAlign w:val="bottom"/>
          </w:tcPr>
          <w:p w14:paraId="69518273" w14:textId="34607CAA"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0,056319</w:t>
            </w:r>
          </w:p>
        </w:tc>
      </w:tr>
      <w:tr w:rsidR="00C6140D" w:rsidRPr="00EA322D" w14:paraId="7107E53A" w14:textId="77065F20" w:rsidTr="009C0047">
        <w:trPr>
          <w:trHeight w:val="329"/>
        </w:trPr>
        <w:tc>
          <w:tcPr>
            <w:tcW w:w="1843" w:type="dxa"/>
            <w:tcBorders>
              <w:top w:val="nil"/>
              <w:left w:val="nil"/>
              <w:bottom w:val="nil"/>
              <w:right w:val="nil"/>
            </w:tcBorders>
            <w:shd w:val="clear" w:color="DDEBF7" w:fill="DDEBF7"/>
            <w:noWrap/>
            <w:vAlign w:val="bottom"/>
          </w:tcPr>
          <w:p w14:paraId="03C466AC" w14:textId="62AFD98C"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lastRenderedPageBreak/>
              <w:t>Finlanda</w:t>
            </w:r>
          </w:p>
        </w:tc>
        <w:tc>
          <w:tcPr>
            <w:tcW w:w="1701" w:type="dxa"/>
            <w:tcBorders>
              <w:top w:val="nil"/>
              <w:left w:val="nil"/>
              <w:bottom w:val="nil"/>
              <w:right w:val="nil"/>
            </w:tcBorders>
            <w:shd w:val="clear" w:color="000000" w:fill="8BCE9E"/>
            <w:noWrap/>
            <w:vAlign w:val="bottom"/>
            <w:hideMark/>
          </w:tcPr>
          <w:p w14:paraId="20A388A3" w14:textId="03AA308E"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0,650963</w:t>
            </w:r>
          </w:p>
        </w:tc>
        <w:tc>
          <w:tcPr>
            <w:tcW w:w="1642" w:type="dxa"/>
            <w:tcBorders>
              <w:top w:val="nil"/>
              <w:left w:val="nil"/>
              <w:bottom w:val="nil"/>
              <w:right w:val="nil"/>
            </w:tcBorders>
            <w:shd w:val="clear" w:color="000000" w:fill="F7FAFB"/>
            <w:noWrap/>
            <w:vAlign w:val="bottom"/>
            <w:hideMark/>
          </w:tcPr>
          <w:p w14:paraId="3CBD98E0" w14:textId="5A4878FF"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0,030745</w:t>
            </w:r>
          </w:p>
        </w:tc>
        <w:tc>
          <w:tcPr>
            <w:tcW w:w="1696" w:type="dxa"/>
            <w:tcBorders>
              <w:top w:val="nil"/>
              <w:left w:val="nil"/>
              <w:bottom w:val="nil"/>
              <w:right w:val="nil"/>
            </w:tcBorders>
            <w:shd w:val="clear" w:color="000000" w:fill="F6FAFA"/>
            <w:noWrap/>
            <w:vAlign w:val="bottom"/>
            <w:hideMark/>
          </w:tcPr>
          <w:p w14:paraId="509EA40A" w14:textId="7F644124"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0,036203</w:t>
            </w:r>
          </w:p>
        </w:tc>
        <w:tc>
          <w:tcPr>
            <w:tcW w:w="1696" w:type="dxa"/>
            <w:tcBorders>
              <w:top w:val="nil"/>
              <w:left w:val="nil"/>
              <w:bottom w:val="nil"/>
              <w:right w:val="nil"/>
            </w:tcBorders>
            <w:shd w:val="clear" w:color="000000" w:fill="F4F9F8"/>
            <w:vAlign w:val="bottom"/>
          </w:tcPr>
          <w:p w14:paraId="4A7C374D" w14:textId="32C36990"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0,048611</w:t>
            </w:r>
          </w:p>
        </w:tc>
      </w:tr>
      <w:tr w:rsidR="00C6140D" w:rsidRPr="00EA322D" w14:paraId="5964EA51" w14:textId="1A625560" w:rsidTr="009C0047">
        <w:trPr>
          <w:trHeight w:val="329"/>
        </w:trPr>
        <w:tc>
          <w:tcPr>
            <w:tcW w:w="1843" w:type="dxa"/>
            <w:tcBorders>
              <w:top w:val="nil"/>
              <w:left w:val="nil"/>
              <w:bottom w:val="nil"/>
              <w:right w:val="nil"/>
            </w:tcBorders>
            <w:shd w:val="clear" w:color="auto" w:fill="auto"/>
            <w:noWrap/>
            <w:vAlign w:val="bottom"/>
          </w:tcPr>
          <w:p w14:paraId="56F1DADB" w14:textId="54ACFB80"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Franța</w:t>
            </w:r>
          </w:p>
        </w:tc>
        <w:tc>
          <w:tcPr>
            <w:tcW w:w="1701" w:type="dxa"/>
            <w:tcBorders>
              <w:top w:val="nil"/>
              <w:left w:val="nil"/>
              <w:bottom w:val="nil"/>
              <w:right w:val="nil"/>
            </w:tcBorders>
            <w:shd w:val="clear" w:color="000000" w:fill="8DCFA0"/>
            <w:noWrap/>
            <w:vAlign w:val="bottom"/>
            <w:hideMark/>
          </w:tcPr>
          <w:p w14:paraId="1765D5E8" w14:textId="06F85215"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0,637148</w:t>
            </w:r>
          </w:p>
        </w:tc>
        <w:tc>
          <w:tcPr>
            <w:tcW w:w="1642" w:type="dxa"/>
            <w:tcBorders>
              <w:top w:val="nil"/>
              <w:left w:val="nil"/>
              <w:bottom w:val="nil"/>
              <w:right w:val="nil"/>
            </w:tcBorders>
            <w:shd w:val="clear" w:color="000000" w:fill="FBFCFE"/>
            <w:noWrap/>
            <w:vAlign w:val="bottom"/>
            <w:hideMark/>
          </w:tcPr>
          <w:p w14:paraId="38CBF0A9" w14:textId="43380F40"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0,008651</w:t>
            </w:r>
          </w:p>
        </w:tc>
        <w:tc>
          <w:tcPr>
            <w:tcW w:w="1696" w:type="dxa"/>
            <w:tcBorders>
              <w:top w:val="nil"/>
              <w:left w:val="nil"/>
              <w:bottom w:val="nil"/>
              <w:right w:val="nil"/>
            </w:tcBorders>
            <w:shd w:val="clear" w:color="000000" w:fill="F7FAFB"/>
            <w:noWrap/>
            <w:vAlign w:val="bottom"/>
            <w:hideMark/>
          </w:tcPr>
          <w:p w14:paraId="02DC52E6" w14:textId="23618907"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0,030971</w:t>
            </w:r>
          </w:p>
        </w:tc>
        <w:tc>
          <w:tcPr>
            <w:tcW w:w="1696" w:type="dxa"/>
            <w:tcBorders>
              <w:top w:val="nil"/>
              <w:left w:val="nil"/>
              <w:bottom w:val="nil"/>
              <w:right w:val="nil"/>
            </w:tcBorders>
            <w:shd w:val="clear" w:color="000000" w:fill="F5F9F9"/>
            <w:vAlign w:val="bottom"/>
          </w:tcPr>
          <w:p w14:paraId="4971F387" w14:textId="7D4DFF91"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0,045639</w:t>
            </w:r>
          </w:p>
        </w:tc>
      </w:tr>
      <w:tr w:rsidR="00C6140D" w:rsidRPr="00EA322D" w14:paraId="5A997C1D" w14:textId="33986FF7" w:rsidTr="009C0047">
        <w:trPr>
          <w:trHeight w:val="329"/>
        </w:trPr>
        <w:tc>
          <w:tcPr>
            <w:tcW w:w="1843" w:type="dxa"/>
            <w:tcBorders>
              <w:top w:val="nil"/>
              <w:left w:val="nil"/>
              <w:bottom w:val="nil"/>
              <w:right w:val="nil"/>
            </w:tcBorders>
            <w:shd w:val="clear" w:color="DDEBF7" w:fill="DDEBF7"/>
            <w:noWrap/>
            <w:vAlign w:val="bottom"/>
          </w:tcPr>
          <w:p w14:paraId="0F7DF814" w14:textId="5E15821F"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Germania</w:t>
            </w:r>
          </w:p>
        </w:tc>
        <w:tc>
          <w:tcPr>
            <w:tcW w:w="1701" w:type="dxa"/>
            <w:tcBorders>
              <w:top w:val="nil"/>
              <w:left w:val="nil"/>
              <w:bottom w:val="nil"/>
              <w:right w:val="nil"/>
            </w:tcBorders>
            <w:shd w:val="clear" w:color="000000" w:fill="A4D9B3"/>
            <w:noWrap/>
            <w:vAlign w:val="bottom"/>
            <w:hideMark/>
          </w:tcPr>
          <w:p w14:paraId="6EA2C8CA" w14:textId="56D15385"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0,505978</w:t>
            </w:r>
          </w:p>
        </w:tc>
        <w:tc>
          <w:tcPr>
            <w:tcW w:w="1642" w:type="dxa"/>
            <w:tcBorders>
              <w:top w:val="nil"/>
              <w:left w:val="nil"/>
              <w:bottom w:val="nil"/>
              <w:right w:val="nil"/>
            </w:tcBorders>
            <w:shd w:val="clear" w:color="000000" w:fill="FBFCFE"/>
            <w:noWrap/>
            <w:vAlign w:val="bottom"/>
            <w:hideMark/>
          </w:tcPr>
          <w:p w14:paraId="75FDF00E" w14:textId="7577C143"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0,009978</w:t>
            </w:r>
          </w:p>
        </w:tc>
        <w:tc>
          <w:tcPr>
            <w:tcW w:w="1696" w:type="dxa"/>
            <w:tcBorders>
              <w:top w:val="nil"/>
              <w:left w:val="nil"/>
              <w:bottom w:val="nil"/>
              <w:right w:val="nil"/>
            </w:tcBorders>
            <w:shd w:val="clear" w:color="000000" w:fill="E8F4ED"/>
            <w:noWrap/>
            <w:vAlign w:val="bottom"/>
            <w:hideMark/>
          </w:tcPr>
          <w:p w14:paraId="29EF40E6" w14:textId="7DEADA6B"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0,119865</w:t>
            </w:r>
          </w:p>
        </w:tc>
        <w:tc>
          <w:tcPr>
            <w:tcW w:w="1696" w:type="dxa"/>
            <w:tcBorders>
              <w:top w:val="nil"/>
              <w:left w:val="nil"/>
              <w:bottom w:val="nil"/>
              <w:right w:val="nil"/>
            </w:tcBorders>
            <w:shd w:val="clear" w:color="000000" w:fill="DCEFE3"/>
            <w:vAlign w:val="bottom"/>
          </w:tcPr>
          <w:p w14:paraId="7A0C1C1C" w14:textId="2BC1A8C9"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0,187193</w:t>
            </w:r>
          </w:p>
        </w:tc>
      </w:tr>
      <w:tr w:rsidR="00C6140D" w:rsidRPr="00EA322D" w14:paraId="2A818228" w14:textId="3D9F6604" w:rsidTr="009C0047">
        <w:trPr>
          <w:trHeight w:val="329"/>
        </w:trPr>
        <w:tc>
          <w:tcPr>
            <w:tcW w:w="1843" w:type="dxa"/>
            <w:tcBorders>
              <w:top w:val="nil"/>
              <w:left w:val="nil"/>
              <w:bottom w:val="nil"/>
              <w:right w:val="nil"/>
            </w:tcBorders>
            <w:shd w:val="clear" w:color="auto" w:fill="auto"/>
            <w:noWrap/>
            <w:vAlign w:val="bottom"/>
          </w:tcPr>
          <w:p w14:paraId="4D3B4617" w14:textId="4BB4D77B"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Grecia</w:t>
            </w:r>
          </w:p>
        </w:tc>
        <w:tc>
          <w:tcPr>
            <w:tcW w:w="1701" w:type="dxa"/>
            <w:tcBorders>
              <w:top w:val="nil"/>
              <w:left w:val="nil"/>
              <w:bottom w:val="nil"/>
              <w:right w:val="nil"/>
            </w:tcBorders>
            <w:shd w:val="clear" w:color="000000" w:fill="D6EDDE"/>
            <w:noWrap/>
            <w:vAlign w:val="bottom"/>
            <w:hideMark/>
          </w:tcPr>
          <w:p w14:paraId="75FCCD39" w14:textId="028A1952"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0,219872</w:t>
            </w:r>
          </w:p>
        </w:tc>
        <w:tc>
          <w:tcPr>
            <w:tcW w:w="1642" w:type="dxa"/>
            <w:tcBorders>
              <w:top w:val="nil"/>
              <w:left w:val="nil"/>
              <w:bottom w:val="nil"/>
              <w:right w:val="nil"/>
            </w:tcBorders>
            <w:shd w:val="clear" w:color="000000" w:fill="E7F4ED"/>
            <w:noWrap/>
            <w:vAlign w:val="bottom"/>
            <w:hideMark/>
          </w:tcPr>
          <w:p w14:paraId="7E5A00FC" w14:textId="40768514"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0,121382</w:t>
            </w:r>
          </w:p>
        </w:tc>
        <w:tc>
          <w:tcPr>
            <w:tcW w:w="1696" w:type="dxa"/>
            <w:tcBorders>
              <w:top w:val="nil"/>
              <w:left w:val="nil"/>
              <w:bottom w:val="nil"/>
              <w:right w:val="nil"/>
            </w:tcBorders>
            <w:shd w:val="clear" w:color="000000" w:fill="D6EDDE"/>
            <w:noWrap/>
            <w:vAlign w:val="bottom"/>
            <w:hideMark/>
          </w:tcPr>
          <w:p w14:paraId="5DE4B85C" w14:textId="22E2FC7D"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0,221547</w:t>
            </w:r>
          </w:p>
        </w:tc>
        <w:tc>
          <w:tcPr>
            <w:tcW w:w="1696" w:type="dxa"/>
            <w:tcBorders>
              <w:top w:val="nil"/>
              <w:left w:val="nil"/>
              <w:bottom w:val="nil"/>
              <w:right w:val="nil"/>
            </w:tcBorders>
            <w:shd w:val="clear" w:color="000000" w:fill="C2E5CD"/>
            <w:vAlign w:val="bottom"/>
          </w:tcPr>
          <w:p w14:paraId="27198D6F" w14:textId="1CF51F58"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0,336293</w:t>
            </w:r>
          </w:p>
        </w:tc>
      </w:tr>
      <w:tr w:rsidR="00C6140D" w:rsidRPr="00EA322D" w14:paraId="1D0A516D" w14:textId="1A5396F8" w:rsidTr="009C0047">
        <w:trPr>
          <w:trHeight w:val="329"/>
        </w:trPr>
        <w:tc>
          <w:tcPr>
            <w:tcW w:w="1843" w:type="dxa"/>
            <w:tcBorders>
              <w:top w:val="nil"/>
              <w:left w:val="nil"/>
              <w:bottom w:val="nil"/>
              <w:right w:val="nil"/>
            </w:tcBorders>
            <w:shd w:val="clear" w:color="DDEBF7" w:fill="DDEBF7"/>
            <w:noWrap/>
            <w:vAlign w:val="bottom"/>
          </w:tcPr>
          <w:p w14:paraId="456AFF1D" w14:textId="78728B80"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Ungaria</w:t>
            </w:r>
          </w:p>
        </w:tc>
        <w:tc>
          <w:tcPr>
            <w:tcW w:w="1701" w:type="dxa"/>
            <w:tcBorders>
              <w:top w:val="nil"/>
              <w:left w:val="nil"/>
              <w:bottom w:val="nil"/>
              <w:right w:val="nil"/>
            </w:tcBorders>
            <w:shd w:val="clear" w:color="000000" w:fill="B3DFC1"/>
            <w:noWrap/>
            <w:vAlign w:val="bottom"/>
            <w:hideMark/>
          </w:tcPr>
          <w:p w14:paraId="34C9D96C" w14:textId="24838791"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0,418518</w:t>
            </w:r>
          </w:p>
        </w:tc>
        <w:tc>
          <w:tcPr>
            <w:tcW w:w="1642" w:type="dxa"/>
            <w:tcBorders>
              <w:top w:val="nil"/>
              <w:left w:val="nil"/>
              <w:bottom w:val="nil"/>
              <w:right w:val="nil"/>
            </w:tcBorders>
            <w:shd w:val="clear" w:color="000000" w:fill="FBFCFE"/>
            <w:noWrap/>
            <w:vAlign w:val="bottom"/>
            <w:hideMark/>
          </w:tcPr>
          <w:p w14:paraId="3EA6CE90" w14:textId="12DB6A35"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0,008552</w:t>
            </w:r>
          </w:p>
        </w:tc>
        <w:tc>
          <w:tcPr>
            <w:tcW w:w="1696" w:type="dxa"/>
            <w:tcBorders>
              <w:top w:val="nil"/>
              <w:left w:val="nil"/>
              <w:bottom w:val="nil"/>
              <w:right w:val="nil"/>
            </w:tcBorders>
            <w:shd w:val="clear" w:color="000000" w:fill="F2F8F7"/>
            <w:noWrap/>
            <w:vAlign w:val="bottom"/>
            <w:hideMark/>
          </w:tcPr>
          <w:p w14:paraId="204F4B59" w14:textId="6404400B"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0,058851</w:t>
            </w:r>
          </w:p>
        </w:tc>
        <w:tc>
          <w:tcPr>
            <w:tcW w:w="1696" w:type="dxa"/>
            <w:tcBorders>
              <w:top w:val="nil"/>
              <w:left w:val="nil"/>
              <w:bottom w:val="nil"/>
              <w:right w:val="nil"/>
            </w:tcBorders>
            <w:shd w:val="clear" w:color="000000" w:fill="F0F8F5"/>
            <w:vAlign w:val="bottom"/>
          </w:tcPr>
          <w:p w14:paraId="13D3720D" w14:textId="03008DFA"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0,070069</w:t>
            </w:r>
          </w:p>
        </w:tc>
      </w:tr>
      <w:tr w:rsidR="00C6140D" w:rsidRPr="00EA322D" w14:paraId="5EFB6EE1" w14:textId="31CB1AEA" w:rsidTr="009C0047">
        <w:trPr>
          <w:trHeight w:val="329"/>
        </w:trPr>
        <w:tc>
          <w:tcPr>
            <w:tcW w:w="1843" w:type="dxa"/>
            <w:tcBorders>
              <w:top w:val="nil"/>
              <w:left w:val="nil"/>
              <w:bottom w:val="nil"/>
              <w:right w:val="nil"/>
            </w:tcBorders>
            <w:shd w:val="clear" w:color="auto" w:fill="auto"/>
            <w:noWrap/>
            <w:vAlign w:val="bottom"/>
          </w:tcPr>
          <w:p w14:paraId="2FE29000" w14:textId="152C1947"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Irlanda</w:t>
            </w:r>
          </w:p>
        </w:tc>
        <w:tc>
          <w:tcPr>
            <w:tcW w:w="1701" w:type="dxa"/>
            <w:tcBorders>
              <w:top w:val="nil"/>
              <w:left w:val="nil"/>
              <w:bottom w:val="nil"/>
              <w:right w:val="nil"/>
            </w:tcBorders>
            <w:shd w:val="clear" w:color="000000" w:fill="C0E4CB"/>
            <w:noWrap/>
            <w:vAlign w:val="bottom"/>
            <w:hideMark/>
          </w:tcPr>
          <w:p w14:paraId="21BB1BD4" w14:textId="6346611A"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0,347045</w:t>
            </w:r>
          </w:p>
        </w:tc>
        <w:tc>
          <w:tcPr>
            <w:tcW w:w="1642" w:type="dxa"/>
            <w:tcBorders>
              <w:top w:val="nil"/>
              <w:left w:val="nil"/>
              <w:bottom w:val="nil"/>
              <w:right w:val="nil"/>
            </w:tcBorders>
            <w:shd w:val="clear" w:color="000000" w:fill="FCFCFF"/>
            <w:noWrap/>
            <w:vAlign w:val="bottom"/>
            <w:hideMark/>
          </w:tcPr>
          <w:p w14:paraId="222766F7" w14:textId="387993BD"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0,004275</w:t>
            </w:r>
          </w:p>
        </w:tc>
        <w:tc>
          <w:tcPr>
            <w:tcW w:w="1696" w:type="dxa"/>
            <w:tcBorders>
              <w:top w:val="nil"/>
              <w:left w:val="nil"/>
              <w:bottom w:val="nil"/>
              <w:right w:val="nil"/>
            </w:tcBorders>
            <w:shd w:val="clear" w:color="000000" w:fill="F6FAFA"/>
            <w:noWrap/>
            <w:vAlign w:val="bottom"/>
            <w:hideMark/>
          </w:tcPr>
          <w:p w14:paraId="5CA5C821" w14:textId="5856CCAD"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0,036084</w:t>
            </w:r>
          </w:p>
        </w:tc>
        <w:tc>
          <w:tcPr>
            <w:tcW w:w="1696" w:type="dxa"/>
            <w:tcBorders>
              <w:top w:val="nil"/>
              <w:left w:val="nil"/>
              <w:bottom w:val="nil"/>
              <w:right w:val="nil"/>
            </w:tcBorders>
            <w:shd w:val="clear" w:color="000000" w:fill="F8FBFB"/>
            <w:vAlign w:val="bottom"/>
          </w:tcPr>
          <w:p w14:paraId="57D453B4" w14:textId="5F32424C"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0,027545</w:t>
            </w:r>
          </w:p>
        </w:tc>
      </w:tr>
      <w:tr w:rsidR="00C6140D" w:rsidRPr="00EA322D" w14:paraId="47370A56" w14:textId="079C1249" w:rsidTr="009C0047">
        <w:trPr>
          <w:trHeight w:val="329"/>
        </w:trPr>
        <w:tc>
          <w:tcPr>
            <w:tcW w:w="1843" w:type="dxa"/>
            <w:tcBorders>
              <w:top w:val="nil"/>
              <w:left w:val="nil"/>
              <w:bottom w:val="nil"/>
              <w:right w:val="nil"/>
            </w:tcBorders>
            <w:shd w:val="clear" w:color="DDEBF7" w:fill="DDEBF7"/>
            <w:noWrap/>
            <w:vAlign w:val="bottom"/>
          </w:tcPr>
          <w:p w14:paraId="6ED9A638" w14:textId="3F67FB0A"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Italia</w:t>
            </w:r>
          </w:p>
        </w:tc>
        <w:tc>
          <w:tcPr>
            <w:tcW w:w="1701" w:type="dxa"/>
            <w:tcBorders>
              <w:top w:val="nil"/>
              <w:left w:val="nil"/>
              <w:bottom w:val="nil"/>
              <w:right w:val="nil"/>
            </w:tcBorders>
            <w:shd w:val="clear" w:color="000000" w:fill="F0F7F5"/>
            <w:noWrap/>
            <w:vAlign w:val="bottom"/>
            <w:hideMark/>
          </w:tcPr>
          <w:p w14:paraId="2ECAB58B" w14:textId="249FB7A4"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0,071454</w:t>
            </w:r>
          </w:p>
        </w:tc>
        <w:tc>
          <w:tcPr>
            <w:tcW w:w="1642" w:type="dxa"/>
            <w:tcBorders>
              <w:top w:val="nil"/>
              <w:left w:val="nil"/>
              <w:bottom w:val="nil"/>
              <w:right w:val="nil"/>
            </w:tcBorders>
            <w:shd w:val="clear" w:color="000000" w:fill="9ED6AE"/>
            <w:noWrap/>
            <w:vAlign w:val="bottom"/>
            <w:hideMark/>
          </w:tcPr>
          <w:p w14:paraId="31A3716F" w14:textId="34C7E335"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0,540194</w:t>
            </w:r>
          </w:p>
        </w:tc>
        <w:tc>
          <w:tcPr>
            <w:tcW w:w="1696" w:type="dxa"/>
            <w:tcBorders>
              <w:top w:val="nil"/>
              <w:left w:val="nil"/>
              <w:bottom w:val="nil"/>
              <w:right w:val="nil"/>
            </w:tcBorders>
            <w:shd w:val="clear" w:color="000000" w:fill="EBF5F0"/>
            <w:noWrap/>
            <w:vAlign w:val="bottom"/>
            <w:hideMark/>
          </w:tcPr>
          <w:p w14:paraId="6643844A" w14:textId="668DB84E"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0,099784</w:t>
            </w:r>
          </w:p>
        </w:tc>
        <w:tc>
          <w:tcPr>
            <w:tcW w:w="1696" w:type="dxa"/>
            <w:tcBorders>
              <w:top w:val="nil"/>
              <w:left w:val="nil"/>
              <w:bottom w:val="nil"/>
              <w:right w:val="nil"/>
            </w:tcBorders>
            <w:shd w:val="clear" w:color="000000" w:fill="ECF6F1"/>
            <w:vAlign w:val="bottom"/>
          </w:tcPr>
          <w:p w14:paraId="09763198" w14:textId="08A506D9"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0,094752</w:t>
            </w:r>
          </w:p>
        </w:tc>
      </w:tr>
      <w:tr w:rsidR="00C6140D" w:rsidRPr="00EA322D" w14:paraId="026AC350" w14:textId="16595B1B" w:rsidTr="009C0047">
        <w:trPr>
          <w:trHeight w:val="329"/>
        </w:trPr>
        <w:tc>
          <w:tcPr>
            <w:tcW w:w="1843" w:type="dxa"/>
            <w:tcBorders>
              <w:top w:val="nil"/>
              <w:left w:val="nil"/>
              <w:bottom w:val="nil"/>
              <w:right w:val="nil"/>
            </w:tcBorders>
            <w:shd w:val="clear" w:color="auto" w:fill="auto"/>
            <w:noWrap/>
            <w:vAlign w:val="bottom"/>
          </w:tcPr>
          <w:p w14:paraId="25945DF6" w14:textId="6219C027"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Letonia</w:t>
            </w:r>
          </w:p>
        </w:tc>
        <w:tc>
          <w:tcPr>
            <w:tcW w:w="1701" w:type="dxa"/>
            <w:tcBorders>
              <w:top w:val="nil"/>
              <w:left w:val="nil"/>
              <w:bottom w:val="nil"/>
              <w:right w:val="nil"/>
            </w:tcBorders>
            <w:shd w:val="clear" w:color="000000" w:fill="D6EDDE"/>
            <w:noWrap/>
            <w:vAlign w:val="bottom"/>
            <w:hideMark/>
          </w:tcPr>
          <w:p w14:paraId="47E55C3E" w14:textId="488285A2"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0,220743</w:t>
            </w:r>
          </w:p>
        </w:tc>
        <w:tc>
          <w:tcPr>
            <w:tcW w:w="1642" w:type="dxa"/>
            <w:tcBorders>
              <w:top w:val="nil"/>
              <w:left w:val="nil"/>
              <w:bottom w:val="nil"/>
              <w:right w:val="nil"/>
            </w:tcBorders>
            <w:shd w:val="clear" w:color="000000" w:fill="8CCF9E"/>
            <w:noWrap/>
            <w:vAlign w:val="bottom"/>
            <w:hideMark/>
          </w:tcPr>
          <w:p w14:paraId="45108101" w14:textId="7E20FB37"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0,645716</w:t>
            </w:r>
          </w:p>
        </w:tc>
        <w:tc>
          <w:tcPr>
            <w:tcW w:w="1696" w:type="dxa"/>
            <w:tcBorders>
              <w:top w:val="nil"/>
              <w:left w:val="nil"/>
              <w:bottom w:val="nil"/>
              <w:right w:val="nil"/>
            </w:tcBorders>
            <w:shd w:val="clear" w:color="000000" w:fill="F9FBFC"/>
            <w:noWrap/>
            <w:vAlign w:val="bottom"/>
            <w:hideMark/>
          </w:tcPr>
          <w:p w14:paraId="2531CBF9" w14:textId="3C1FD942"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0,021326</w:t>
            </w:r>
          </w:p>
        </w:tc>
        <w:tc>
          <w:tcPr>
            <w:tcW w:w="1696" w:type="dxa"/>
            <w:tcBorders>
              <w:top w:val="nil"/>
              <w:left w:val="nil"/>
              <w:bottom w:val="nil"/>
              <w:right w:val="nil"/>
            </w:tcBorders>
            <w:shd w:val="clear" w:color="000000" w:fill="F5FAF9"/>
            <w:vAlign w:val="bottom"/>
          </w:tcPr>
          <w:p w14:paraId="7D08C7D6" w14:textId="6F6BA7D9"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0,040834</w:t>
            </w:r>
          </w:p>
        </w:tc>
      </w:tr>
      <w:tr w:rsidR="00C6140D" w:rsidRPr="00EA322D" w14:paraId="573C3B3B" w14:textId="54E76350" w:rsidTr="009C0047">
        <w:trPr>
          <w:trHeight w:val="329"/>
        </w:trPr>
        <w:tc>
          <w:tcPr>
            <w:tcW w:w="1843" w:type="dxa"/>
            <w:tcBorders>
              <w:top w:val="nil"/>
              <w:left w:val="nil"/>
              <w:bottom w:val="nil"/>
              <w:right w:val="nil"/>
            </w:tcBorders>
            <w:shd w:val="clear" w:color="DDEBF7" w:fill="DDEBF7"/>
            <w:noWrap/>
            <w:vAlign w:val="bottom"/>
          </w:tcPr>
          <w:p w14:paraId="54D37BD9" w14:textId="048876DF"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Lituania</w:t>
            </w:r>
          </w:p>
        </w:tc>
        <w:tc>
          <w:tcPr>
            <w:tcW w:w="1701" w:type="dxa"/>
            <w:tcBorders>
              <w:top w:val="nil"/>
              <w:left w:val="nil"/>
              <w:bottom w:val="nil"/>
              <w:right w:val="nil"/>
            </w:tcBorders>
            <w:shd w:val="clear" w:color="000000" w:fill="E7F4ED"/>
            <w:noWrap/>
            <w:vAlign w:val="bottom"/>
            <w:hideMark/>
          </w:tcPr>
          <w:p w14:paraId="50431EFB" w14:textId="49F8C8AC"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0,121835</w:t>
            </w:r>
          </w:p>
        </w:tc>
        <w:tc>
          <w:tcPr>
            <w:tcW w:w="1642" w:type="dxa"/>
            <w:tcBorders>
              <w:top w:val="nil"/>
              <w:left w:val="nil"/>
              <w:bottom w:val="nil"/>
              <w:right w:val="nil"/>
            </w:tcBorders>
            <w:shd w:val="clear" w:color="000000" w:fill="6AC181"/>
            <w:noWrap/>
            <w:vAlign w:val="bottom"/>
            <w:hideMark/>
          </w:tcPr>
          <w:p w14:paraId="3A086A49" w14:textId="29BF2245"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0,840456</w:t>
            </w:r>
          </w:p>
        </w:tc>
        <w:tc>
          <w:tcPr>
            <w:tcW w:w="1696" w:type="dxa"/>
            <w:tcBorders>
              <w:top w:val="nil"/>
              <w:left w:val="nil"/>
              <w:bottom w:val="nil"/>
              <w:right w:val="nil"/>
            </w:tcBorders>
            <w:shd w:val="clear" w:color="000000" w:fill="FCFCFF"/>
            <w:noWrap/>
            <w:vAlign w:val="bottom"/>
            <w:hideMark/>
          </w:tcPr>
          <w:p w14:paraId="6FE249F5" w14:textId="20D446E7"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0,001989</w:t>
            </w:r>
          </w:p>
        </w:tc>
        <w:tc>
          <w:tcPr>
            <w:tcW w:w="1696" w:type="dxa"/>
            <w:tcBorders>
              <w:top w:val="nil"/>
              <w:left w:val="nil"/>
              <w:bottom w:val="nil"/>
              <w:right w:val="nil"/>
            </w:tcBorders>
            <w:shd w:val="clear" w:color="000000" w:fill="FCFCFF"/>
            <w:vAlign w:val="bottom"/>
          </w:tcPr>
          <w:p w14:paraId="4BD9D698" w14:textId="39917887"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5,62E-05</w:t>
            </w:r>
          </w:p>
        </w:tc>
      </w:tr>
      <w:tr w:rsidR="00C6140D" w:rsidRPr="00EA322D" w14:paraId="1D6CE707" w14:textId="7F0A5996" w:rsidTr="009C0047">
        <w:trPr>
          <w:trHeight w:val="329"/>
        </w:trPr>
        <w:tc>
          <w:tcPr>
            <w:tcW w:w="1843" w:type="dxa"/>
            <w:tcBorders>
              <w:top w:val="nil"/>
              <w:left w:val="nil"/>
              <w:bottom w:val="nil"/>
              <w:right w:val="nil"/>
            </w:tcBorders>
            <w:shd w:val="clear" w:color="auto" w:fill="auto"/>
            <w:noWrap/>
            <w:vAlign w:val="bottom"/>
          </w:tcPr>
          <w:p w14:paraId="3CB930C2" w14:textId="2AB4034D"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Luxemburg</w:t>
            </w:r>
          </w:p>
        </w:tc>
        <w:tc>
          <w:tcPr>
            <w:tcW w:w="1701" w:type="dxa"/>
            <w:tcBorders>
              <w:top w:val="nil"/>
              <w:left w:val="nil"/>
              <w:bottom w:val="nil"/>
              <w:right w:val="nil"/>
            </w:tcBorders>
            <w:shd w:val="clear" w:color="000000" w:fill="79C78E"/>
            <w:noWrap/>
            <w:vAlign w:val="bottom"/>
            <w:hideMark/>
          </w:tcPr>
          <w:p w14:paraId="279052A7" w14:textId="7FB80EBF"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0,753709</w:t>
            </w:r>
          </w:p>
        </w:tc>
        <w:tc>
          <w:tcPr>
            <w:tcW w:w="1642" w:type="dxa"/>
            <w:tcBorders>
              <w:top w:val="nil"/>
              <w:left w:val="nil"/>
              <w:bottom w:val="nil"/>
              <w:right w:val="nil"/>
            </w:tcBorders>
            <w:shd w:val="clear" w:color="000000" w:fill="FCFCFF"/>
            <w:noWrap/>
            <w:vAlign w:val="bottom"/>
            <w:hideMark/>
          </w:tcPr>
          <w:p w14:paraId="66BF91C7" w14:textId="3F98F780"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8,58E-05</w:t>
            </w:r>
          </w:p>
        </w:tc>
        <w:tc>
          <w:tcPr>
            <w:tcW w:w="1696" w:type="dxa"/>
            <w:tcBorders>
              <w:top w:val="nil"/>
              <w:left w:val="nil"/>
              <w:bottom w:val="nil"/>
              <w:right w:val="nil"/>
            </w:tcBorders>
            <w:shd w:val="clear" w:color="000000" w:fill="F9FBFD"/>
            <w:noWrap/>
            <w:vAlign w:val="bottom"/>
            <w:hideMark/>
          </w:tcPr>
          <w:p w14:paraId="5E487993" w14:textId="5DFFCB2A"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0,018413</w:t>
            </w:r>
          </w:p>
        </w:tc>
        <w:tc>
          <w:tcPr>
            <w:tcW w:w="1696" w:type="dxa"/>
            <w:tcBorders>
              <w:top w:val="nil"/>
              <w:left w:val="nil"/>
              <w:bottom w:val="nil"/>
              <w:right w:val="nil"/>
            </w:tcBorders>
            <w:shd w:val="clear" w:color="000000" w:fill="FCFCFF"/>
            <w:vAlign w:val="bottom"/>
          </w:tcPr>
          <w:p w14:paraId="4B1BBD90" w14:textId="64AE3F73"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1,31E-07</w:t>
            </w:r>
          </w:p>
        </w:tc>
      </w:tr>
      <w:tr w:rsidR="00C6140D" w:rsidRPr="00EA322D" w14:paraId="2C58C957" w14:textId="024410B6" w:rsidTr="009C0047">
        <w:trPr>
          <w:trHeight w:val="329"/>
        </w:trPr>
        <w:tc>
          <w:tcPr>
            <w:tcW w:w="1843" w:type="dxa"/>
            <w:tcBorders>
              <w:top w:val="nil"/>
              <w:left w:val="nil"/>
              <w:bottom w:val="nil"/>
              <w:right w:val="nil"/>
            </w:tcBorders>
            <w:shd w:val="clear" w:color="DDEBF7" w:fill="DDEBF7"/>
            <w:noWrap/>
            <w:vAlign w:val="bottom"/>
          </w:tcPr>
          <w:p w14:paraId="75E7BD39" w14:textId="39422907"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Malta</w:t>
            </w:r>
          </w:p>
        </w:tc>
        <w:tc>
          <w:tcPr>
            <w:tcW w:w="1701" w:type="dxa"/>
            <w:tcBorders>
              <w:top w:val="nil"/>
              <w:left w:val="nil"/>
              <w:bottom w:val="nil"/>
              <w:right w:val="nil"/>
            </w:tcBorders>
            <w:shd w:val="clear" w:color="000000" w:fill="EFF7F4"/>
            <w:noWrap/>
            <w:vAlign w:val="bottom"/>
            <w:hideMark/>
          </w:tcPr>
          <w:p w14:paraId="56533110" w14:textId="21DE1067"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0,077404</w:t>
            </w:r>
          </w:p>
        </w:tc>
        <w:tc>
          <w:tcPr>
            <w:tcW w:w="1642" w:type="dxa"/>
            <w:tcBorders>
              <w:top w:val="nil"/>
              <w:left w:val="nil"/>
              <w:bottom w:val="nil"/>
              <w:right w:val="nil"/>
            </w:tcBorders>
            <w:shd w:val="clear" w:color="000000" w:fill="A3D8B3"/>
            <w:noWrap/>
            <w:vAlign w:val="bottom"/>
            <w:hideMark/>
          </w:tcPr>
          <w:p w14:paraId="508E084E" w14:textId="1F9D3351"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0,510554</w:t>
            </w:r>
          </w:p>
        </w:tc>
        <w:tc>
          <w:tcPr>
            <w:tcW w:w="1696" w:type="dxa"/>
            <w:tcBorders>
              <w:top w:val="nil"/>
              <w:left w:val="nil"/>
              <w:bottom w:val="nil"/>
              <w:right w:val="nil"/>
            </w:tcBorders>
            <w:shd w:val="clear" w:color="000000" w:fill="F0F7F5"/>
            <w:noWrap/>
            <w:vAlign w:val="bottom"/>
            <w:hideMark/>
          </w:tcPr>
          <w:p w14:paraId="73E17BD6" w14:textId="121E4C4F"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0,072343</w:t>
            </w:r>
          </w:p>
        </w:tc>
        <w:tc>
          <w:tcPr>
            <w:tcW w:w="1696" w:type="dxa"/>
            <w:tcBorders>
              <w:top w:val="nil"/>
              <w:left w:val="nil"/>
              <w:bottom w:val="nil"/>
              <w:right w:val="nil"/>
            </w:tcBorders>
            <w:shd w:val="clear" w:color="000000" w:fill="E0F1E7"/>
            <w:vAlign w:val="bottom"/>
          </w:tcPr>
          <w:p w14:paraId="0841CFF7" w14:textId="62232C3E"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0,161791</w:t>
            </w:r>
          </w:p>
        </w:tc>
      </w:tr>
      <w:tr w:rsidR="00C6140D" w:rsidRPr="00EA322D" w14:paraId="631269EF" w14:textId="5FD3F2E6" w:rsidTr="009C0047">
        <w:trPr>
          <w:trHeight w:val="329"/>
        </w:trPr>
        <w:tc>
          <w:tcPr>
            <w:tcW w:w="1843" w:type="dxa"/>
            <w:tcBorders>
              <w:top w:val="nil"/>
              <w:left w:val="nil"/>
              <w:bottom w:val="nil"/>
              <w:right w:val="nil"/>
            </w:tcBorders>
            <w:shd w:val="clear" w:color="auto" w:fill="auto"/>
            <w:noWrap/>
            <w:vAlign w:val="bottom"/>
          </w:tcPr>
          <w:p w14:paraId="6530C72D" w14:textId="617DD78D"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Olanda</w:t>
            </w:r>
          </w:p>
        </w:tc>
        <w:tc>
          <w:tcPr>
            <w:tcW w:w="1701" w:type="dxa"/>
            <w:tcBorders>
              <w:top w:val="nil"/>
              <w:left w:val="nil"/>
              <w:bottom w:val="nil"/>
              <w:right w:val="nil"/>
            </w:tcBorders>
            <w:shd w:val="clear" w:color="000000" w:fill="8BCF9E"/>
            <w:noWrap/>
            <w:vAlign w:val="bottom"/>
            <w:hideMark/>
          </w:tcPr>
          <w:p w14:paraId="1B55E882" w14:textId="1937AC2D"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0,648579</w:t>
            </w:r>
          </w:p>
        </w:tc>
        <w:tc>
          <w:tcPr>
            <w:tcW w:w="1642" w:type="dxa"/>
            <w:tcBorders>
              <w:top w:val="nil"/>
              <w:left w:val="nil"/>
              <w:bottom w:val="nil"/>
              <w:right w:val="nil"/>
            </w:tcBorders>
            <w:shd w:val="clear" w:color="000000" w:fill="FCFCFF"/>
            <w:noWrap/>
            <w:vAlign w:val="bottom"/>
            <w:hideMark/>
          </w:tcPr>
          <w:p w14:paraId="49C590ED" w14:textId="12ED58B3"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0,000377</w:t>
            </w:r>
          </w:p>
        </w:tc>
        <w:tc>
          <w:tcPr>
            <w:tcW w:w="1696" w:type="dxa"/>
            <w:tcBorders>
              <w:top w:val="nil"/>
              <w:left w:val="nil"/>
              <w:bottom w:val="nil"/>
              <w:right w:val="nil"/>
            </w:tcBorders>
            <w:shd w:val="clear" w:color="000000" w:fill="F9FBFD"/>
            <w:noWrap/>
            <w:vAlign w:val="bottom"/>
            <w:hideMark/>
          </w:tcPr>
          <w:p w14:paraId="3B55BBCD" w14:textId="182184F7"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0,018576</w:t>
            </w:r>
          </w:p>
        </w:tc>
        <w:tc>
          <w:tcPr>
            <w:tcW w:w="1696" w:type="dxa"/>
            <w:tcBorders>
              <w:top w:val="nil"/>
              <w:left w:val="nil"/>
              <w:bottom w:val="nil"/>
              <w:right w:val="nil"/>
            </w:tcBorders>
            <w:shd w:val="clear" w:color="000000" w:fill="EEF7F3"/>
            <w:vAlign w:val="bottom"/>
          </w:tcPr>
          <w:p w14:paraId="611A4CEA" w14:textId="0ABF5A2B"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0,083322</w:t>
            </w:r>
          </w:p>
        </w:tc>
      </w:tr>
      <w:tr w:rsidR="00C6140D" w:rsidRPr="00EA322D" w14:paraId="2432E142" w14:textId="4905A917" w:rsidTr="009C0047">
        <w:trPr>
          <w:trHeight w:val="329"/>
        </w:trPr>
        <w:tc>
          <w:tcPr>
            <w:tcW w:w="1843" w:type="dxa"/>
            <w:tcBorders>
              <w:top w:val="nil"/>
              <w:left w:val="nil"/>
              <w:bottom w:val="nil"/>
              <w:right w:val="nil"/>
            </w:tcBorders>
            <w:shd w:val="clear" w:color="DDEBF7" w:fill="DDEBF7"/>
            <w:noWrap/>
            <w:vAlign w:val="bottom"/>
          </w:tcPr>
          <w:p w14:paraId="5476D415" w14:textId="600F6004"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Polonia</w:t>
            </w:r>
          </w:p>
        </w:tc>
        <w:tc>
          <w:tcPr>
            <w:tcW w:w="1701" w:type="dxa"/>
            <w:tcBorders>
              <w:top w:val="nil"/>
              <w:left w:val="nil"/>
              <w:bottom w:val="nil"/>
              <w:right w:val="nil"/>
            </w:tcBorders>
            <w:shd w:val="clear" w:color="000000" w:fill="B3DFC0"/>
            <w:noWrap/>
            <w:vAlign w:val="bottom"/>
            <w:hideMark/>
          </w:tcPr>
          <w:p w14:paraId="6DB316CC" w14:textId="2751C7CE"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0,423558</w:t>
            </w:r>
          </w:p>
        </w:tc>
        <w:tc>
          <w:tcPr>
            <w:tcW w:w="1642" w:type="dxa"/>
            <w:tcBorders>
              <w:top w:val="nil"/>
              <w:left w:val="nil"/>
              <w:bottom w:val="nil"/>
              <w:right w:val="nil"/>
            </w:tcBorders>
            <w:shd w:val="clear" w:color="000000" w:fill="FBFCFE"/>
            <w:noWrap/>
            <w:vAlign w:val="bottom"/>
            <w:hideMark/>
          </w:tcPr>
          <w:p w14:paraId="0A7E82E7" w14:textId="2A710F76"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0,00722</w:t>
            </w:r>
          </w:p>
        </w:tc>
        <w:tc>
          <w:tcPr>
            <w:tcW w:w="1696" w:type="dxa"/>
            <w:tcBorders>
              <w:top w:val="nil"/>
              <w:left w:val="nil"/>
              <w:bottom w:val="nil"/>
              <w:right w:val="nil"/>
            </w:tcBorders>
            <w:shd w:val="clear" w:color="000000" w:fill="D2EBDB"/>
            <w:noWrap/>
            <w:vAlign w:val="bottom"/>
            <w:hideMark/>
          </w:tcPr>
          <w:p w14:paraId="327095E3" w14:textId="742E1B23"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0,244292</w:t>
            </w:r>
          </w:p>
        </w:tc>
        <w:tc>
          <w:tcPr>
            <w:tcW w:w="1696" w:type="dxa"/>
            <w:tcBorders>
              <w:top w:val="nil"/>
              <w:left w:val="nil"/>
              <w:bottom w:val="nil"/>
              <w:right w:val="nil"/>
            </w:tcBorders>
            <w:shd w:val="clear" w:color="000000" w:fill="DBEFE2"/>
            <w:vAlign w:val="bottom"/>
          </w:tcPr>
          <w:p w14:paraId="7934A966" w14:textId="0BC25228"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0,193934</w:t>
            </w:r>
          </w:p>
        </w:tc>
      </w:tr>
      <w:tr w:rsidR="00C6140D" w:rsidRPr="00EA322D" w14:paraId="40E4CABC" w14:textId="7453AA48" w:rsidTr="009C0047">
        <w:trPr>
          <w:trHeight w:val="329"/>
        </w:trPr>
        <w:tc>
          <w:tcPr>
            <w:tcW w:w="1843" w:type="dxa"/>
            <w:tcBorders>
              <w:top w:val="nil"/>
              <w:left w:val="nil"/>
              <w:bottom w:val="nil"/>
              <w:right w:val="nil"/>
            </w:tcBorders>
            <w:shd w:val="clear" w:color="auto" w:fill="auto"/>
            <w:noWrap/>
            <w:vAlign w:val="bottom"/>
          </w:tcPr>
          <w:p w14:paraId="4EF878DE" w14:textId="54E52B92"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Portugalia</w:t>
            </w:r>
          </w:p>
        </w:tc>
        <w:tc>
          <w:tcPr>
            <w:tcW w:w="1701" w:type="dxa"/>
            <w:tcBorders>
              <w:top w:val="nil"/>
              <w:left w:val="nil"/>
              <w:bottom w:val="nil"/>
              <w:right w:val="nil"/>
            </w:tcBorders>
            <w:shd w:val="clear" w:color="000000" w:fill="DCEFE4"/>
            <w:noWrap/>
            <w:vAlign w:val="bottom"/>
            <w:hideMark/>
          </w:tcPr>
          <w:p w14:paraId="2D41B8F6" w14:textId="1A31A9F1"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0,185927</w:t>
            </w:r>
          </w:p>
        </w:tc>
        <w:tc>
          <w:tcPr>
            <w:tcW w:w="1642" w:type="dxa"/>
            <w:tcBorders>
              <w:top w:val="nil"/>
              <w:left w:val="nil"/>
              <w:bottom w:val="nil"/>
              <w:right w:val="nil"/>
            </w:tcBorders>
            <w:shd w:val="clear" w:color="000000" w:fill="F9FBFD"/>
            <w:noWrap/>
            <w:vAlign w:val="bottom"/>
            <w:hideMark/>
          </w:tcPr>
          <w:p w14:paraId="4D6186D0" w14:textId="0CB7DA89"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0,018465</w:t>
            </w:r>
          </w:p>
        </w:tc>
        <w:tc>
          <w:tcPr>
            <w:tcW w:w="1696" w:type="dxa"/>
            <w:tcBorders>
              <w:top w:val="nil"/>
              <w:left w:val="nil"/>
              <w:bottom w:val="nil"/>
              <w:right w:val="nil"/>
            </w:tcBorders>
            <w:shd w:val="clear" w:color="000000" w:fill="CEEAD8"/>
            <w:noWrap/>
            <w:vAlign w:val="bottom"/>
            <w:hideMark/>
          </w:tcPr>
          <w:p w14:paraId="317DC469" w14:textId="46A0B43E"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0,265206</w:t>
            </w:r>
          </w:p>
        </w:tc>
        <w:tc>
          <w:tcPr>
            <w:tcW w:w="1696" w:type="dxa"/>
            <w:tcBorders>
              <w:top w:val="nil"/>
              <w:left w:val="nil"/>
              <w:bottom w:val="nil"/>
              <w:right w:val="nil"/>
            </w:tcBorders>
            <w:shd w:val="clear" w:color="000000" w:fill="F6FAFA"/>
            <w:vAlign w:val="bottom"/>
          </w:tcPr>
          <w:p w14:paraId="48B892A7" w14:textId="2277D379"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0,039771</w:t>
            </w:r>
          </w:p>
        </w:tc>
      </w:tr>
      <w:tr w:rsidR="00C6140D" w:rsidRPr="00EA322D" w14:paraId="0EC6A05F" w14:textId="6BDEEC4E" w:rsidTr="009C0047">
        <w:trPr>
          <w:trHeight w:val="329"/>
        </w:trPr>
        <w:tc>
          <w:tcPr>
            <w:tcW w:w="1843" w:type="dxa"/>
            <w:tcBorders>
              <w:top w:val="nil"/>
              <w:left w:val="nil"/>
              <w:bottom w:val="nil"/>
              <w:right w:val="nil"/>
            </w:tcBorders>
            <w:shd w:val="clear" w:color="DDEBF7" w:fill="DDEBF7"/>
            <w:noWrap/>
            <w:vAlign w:val="bottom"/>
          </w:tcPr>
          <w:p w14:paraId="244258ED" w14:textId="60877781"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România</w:t>
            </w:r>
          </w:p>
        </w:tc>
        <w:tc>
          <w:tcPr>
            <w:tcW w:w="1701" w:type="dxa"/>
            <w:tcBorders>
              <w:top w:val="nil"/>
              <w:left w:val="nil"/>
              <w:bottom w:val="nil"/>
              <w:right w:val="nil"/>
            </w:tcBorders>
            <w:shd w:val="clear" w:color="000000" w:fill="7CC890"/>
            <w:noWrap/>
            <w:vAlign w:val="bottom"/>
            <w:hideMark/>
          </w:tcPr>
          <w:p w14:paraId="205A52A4" w14:textId="00F7CFE4"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0,739202</w:t>
            </w:r>
          </w:p>
        </w:tc>
        <w:tc>
          <w:tcPr>
            <w:tcW w:w="1642" w:type="dxa"/>
            <w:tcBorders>
              <w:top w:val="nil"/>
              <w:left w:val="nil"/>
              <w:bottom w:val="nil"/>
              <w:right w:val="nil"/>
            </w:tcBorders>
            <w:shd w:val="clear" w:color="000000" w:fill="F6FAFA"/>
            <w:noWrap/>
            <w:vAlign w:val="bottom"/>
            <w:hideMark/>
          </w:tcPr>
          <w:p w14:paraId="44212F8D" w14:textId="179FED34"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0,039666</w:t>
            </w:r>
          </w:p>
        </w:tc>
        <w:tc>
          <w:tcPr>
            <w:tcW w:w="1696" w:type="dxa"/>
            <w:tcBorders>
              <w:top w:val="nil"/>
              <w:left w:val="nil"/>
              <w:bottom w:val="nil"/>
              <w:right w:val="nil"/>
            </w:tcBorders>
            <w:shd w:val="clear" w:color="000000" w:fill="F9FBFC"/>
            <w:noWrap/>
            <w:vAlign w:val="bottom"/>
            <w:hideMark/>
          </w:tcPr>
          <w:p w14:paraId="482A031F" w14:textId="6C8BB12C"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0,020303</w:t>
            </w:r>
          </w:p>
        </w:tc>
        <w:tc>
          <w:tcPr>
            <w:tcW w:w="1696" w:type="dxa"/>
            <w:tcBorders>
              <w:top w:val="nil"/>
              <w:left w:val="nil"/>
              <w:bottom w:val="nil"/>
              <w:right w:val="nil"/>
            </w:tcBorders>
            <w:shd w:val="clear" w:color="000000" w:fill="E5F3EB"/>
            <w:vAlign w:val="bottom"/>
          </w:tcPr>
          <w:p w14:paraId="621C4BCB" w14:textId="439EB9E0"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0,135301</w:t>
            </w:r>
          </w:p>
        </w:tc>
      </w:tr>
      <w:tr w:rsidR="00C6140D" w:rsidRPr="00EA322D" w14:paraId="1C62A531" w14:textId="72949478" w:rsidTr="009C0047">
        <w:trPr>
          <w:trHeight w:val="329"/>
        </w:trPr>
        <w:tc>
          <w:tcPr>
            <w:tcW w:w="1843" w:type="dxa"/>
            <w:tcBorders>
              <w:top w:val="nil"/>
              <w:left w:val="nil"/>
              <w:bottom w:val="nil"/>
              <w:right w:val="nil"/>
            </w:tcBorders>
            <w:shd w:val="clear" w:color="auto" w:fill="auto"/>
            <w:noWrap/>
            <w:vAlign w:val="bottom"/>
          </w:tcPr>
          <w:p w14:paraId="75030366" w14:textId="10EA0DF5"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Slovacia</w:t>
            </w:r>
          </w:p>
        </w:tc>
        <w:tc>
          <w:tcPr>
            <w:tcW w:w="1701" w:type="dxa"/>
            <w:tcBorders>
              <w:top w:val="nil"/>
              <w:left w:val="nil"/>
              <w:bottom w:val="nil"/>
              <w:right w:val="nil"/>
            </w:tcBorders>
            <w:shd w:val="clear" w:color="000000" w:fill="D9EEE1"/>
            <w:noWrap/>
            <w:vAlign w:val="bottom"/>
            <w:hideMark/>
          </w:tcPr>
          <w:p w14:paraId="0FA64450" w14:textId="2B6FD682"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0,204693</w:t>
            </w:r>
          </w:p>
        </w:tc>
        <w:tc>
          <w:tcPr>
            <w:tcW w:w="1642" w:type="dxa"/>
            <w:tcBorders>
              <w:top w:val="nil"/>
              <w:left w:val="nil"/>
              <w:bottom w:val="nil"/>
              <w:right w:val="nil"/>
            </w:tcBorders>
            <w:shd w:val="clear" w:color="000000" w:fill="F7FAFA"/>
            <w:noWrap/>
            <w:vAlign w:val="bottom"/>
            <w:hideMark/>
          </w:tcPr>
          <w:p w14:paraId="78976609" w14:textId="1664B9EE"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0,034256</w:t>
            </w:r>
          </w:p>
        </w:tc>
        <w:tc>
          <w:tcPr>
            <w:tcW w:w="1696" w:type="dxa"/>
            <w:tcBorders>
              <w:top w:val="nil"/>
              <w:left w:val="nil"/>
              <w:bottom w:val="nil"/>
              <w:right w:val="nil"/>
            </w:tcBorders>
            <w:shd w:val="clear" w:color="000000" w:fill="B0DDBD"/>
            <w:noWrap/>
            <w:vAlign w:val="bottom"/>
            <w:hideMark/>
          </w:tcPr>
          <w:p w14:paraId="63325137" w14:textId="251AB1C1"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0,44116</w:t>
            </w:r>
          </w:p>
        </w:tc>
        <w:tc>
          <w:tcPr>
            <w:tcW w:w="1696" w:type="dxa"/>
            <w:tcBorders>
              <w:top w:val="nil"/>
              <w:left w:val="nil"/>
              <w:bottom w:val="nil"/>
              <w:right w:val="nil"/>
            </w:tcBorders>
            <w:shd w:val="clear" w:color="000000" w:fill="D9EEE1"/>
            <w:vAlign w:val="bottom"/>
          </w:tcPr>
          <w:p w14:paraId="4910A4BF" w14:textId="0F4CCE33"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0,203722</w:t>
            </w:r>
          </w:p>
        </w:tc>
      </w:tr>
      <w:tr w:rsidR="00C6140D" w:rsidRPr="00EA322D" w14:paraId="43680B00" w14:textId="1E8D159F" w:rsidTr="009C0047">
        <w:trPr>
          <w:trHeight w:val="329"/>
        </w:trPr>
        <w:tc>
          <w:tcPr>
            <w:tcW w:w="1843" w:type="dxa"/>
            <w:tcBorders>
              <w:top w:val="nil"/>
              <w:left w:val="nil"/>
              <w:bottom w:val="nil"/>
              <w:right w:val="nil"/>
            </w:tcBorders>
            <w:shd w:val="clear" w:color="DDEBF7" w:fill="DDEBF7"/>
            <w:noWrap/>
            <w:vAlign w:val="bottom"/>
          </w:tcPr>
          <w:p w14:paraId="0F680618" w14:textId="18B03169"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Slovenia</w:t>
            </w:r>
          </w:p>
        </w:tc>
        <w:tc>
          <w:tcPr>
            <w:tcW w:w="1701" w:type="dxa"/>
            <w:tcBorders>
              <w:top w:val="nil"/>
              <w:left w:val="nil"/>
              <w:bottom w:val="nil"/>
              <w:right w:val="nil"/>
            </w:tcBorders>
            <w:shd w:val="clear" w:color="000000" w:fill="FCFCFF"/>
            <w:noWrap/>
            <w:vAlign w:val="bottom"/>
            <w:hideMark/>
          </w:tcPr>
          <w:p w14:paraId="24BE9086" w14:textId="60A8253D"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0,000159</w:t>
            </w:r>
          </w:p>
        </w:tc>
        <w:tc>
          <w:tcPr>
            <w:tcW w:w="1642" w:type="dxa"/>
            <w:tcBorders>
              <w:top w:val="nil"/>
              <w:left w:val="nil"/>
              <w:bottom w:val="nil"/>
              <w:right w:val="nil"/>
            </w:tcBorders>
            <w:shd w:val="clear" w:color="000000" w:fill="FBFCFE"/>
            <w:noWrap/>
            <w:vAlign w:val="bottom"/>
            <w:hideMark/>
          </w:tcPr>
          <w:p w14:paraId="3DBB3B4C" w14:textId="5C023768"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0,007108</w:t>
            </w:r>
          </w:p>
        </w:tc>
        <w:tc>
          <w:tcPr>
            <w:tcW w:w="1696" w:type="dxa"/>
            <w:tcBorders>
              <w:top w:val="nil"/>
              <w:left w:val="nil"/>
              <w:bottom w:val="nil"/>
              <w:right w:val="nil"/>
            </w:tcBorders>
            <w:shd w:val="clear" w:color="000000" w:fill="FCFCFF"/>
            <w:noWrap/>
            <w:vAlign w:val="bottom"/>
            <w:hideMark/>
          </w:tcPr>
          <w:p w14:paraId="52DEAB8C" w14:textId="188A0D92"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0,001874</w:t>
            </w:r>
          </w:p>
        </w:tc>
        <w:tc>
          <w:tcPr>
            <w:tcW w:w="1696" w:type="dxa"/>
            <w:tcBorders>
              <w:top w:val="nil"/>
              <w:left w:val="nil"/>
              <w:bottom w:val="nil"/>
              <w:right w:val="nil"/>
            </w:tcBorders>
            <w:shd w:val="clear" w:color="000000" w:fill="D8EEE0"/>
            <w:vAlign w:val="bottom"/>
          </w:tcPr>
          <w:p w14:paraId="25832D42" w14:textId="7E8B3141"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0,208173</w:t>
            </w:r>
          </w:p>
        </w:tc>
      </w:tr>
      <w:tr w:rsidR="00C6140D" w:rsidRPr="00EA322D" w14:paraId="26754DA0" w14:textId="346C152B" w:rsidTr="009C0047">
        <w:trPr>
          <w:trHeight w:val="329"/>
        </w:trPr>
        <w:tc>
          <w:tcPr>
            <w:tcW w:w="1843" w:type="dxa"/>
            <w:tcBorders>
              <w:top w:val="nil"/>
              <w:left w:val="nil"/>
              <w:bottom w:val="nil"/>
              <w:right w:val="nil"/>
            </w:tcBorders>
            <w:shd w:val="clear" w:color="auto" w:fill="auto"/>
            <w:noWrap/>
            <w:vAlign w:val="bottom"/>
          </w:tcPr>
          <w:p w14:paraId="097AE37C" w14:textId="32BB6E55"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Spania</w:t>
            </w:r>
          </w:p>
        </w:tc>
        <w:tc>
          <w:tcPr>
            <w:tcW w:w="1701" w:type="dxa"/>
            <w:tcBorders>
              <w:top w:val="nil"/>
              <w:left w:val="nil"/>
              <w:bottom w:val="nil"/>
              <w:right w:val="nil"/>
            </w:tcBorders>
            <w:shd w:val="clear" w:color="000000" w:fill="F9FBFC"/>
            <w:noWrap/>
            <w:vAlign w:val="bottom"/>
            <w:hideMark/>
          </w:tcPr>
          <w:p w14:paraId="4A75AF6A" w14:textId="0185CA80"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0,021099</w:t>
            </w:r>
          </w:p>
        </w:tc>
        <w:tc>
          <w:tcPr>
            <w:tcW w:w="1642" w:type="dxa"/>
            <w:tcBorders>
              <w:top w:val="nil"/>
              <w:left w:val="nil"/>
              <w:bottom w:val="nil"/>
              <w:right w:val="nil"/>
            </w:tcBorders>
            <w:shd w:val="clear" w:color="000000" w:fill="E2F2E8"/>
            <w:noWrap/>
            <w:vAlign w:val="bottom"/>
            <w:hideMark/>
          </w:tcPr>
          <w:p w14:paraId="1FD74529" w14:textId="5DB41281"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0,152978</w:t>
            </w:r>
          </w:p>
        </w:tc>
        <w:tc>
          <w:tcPr>
            <w:tcW w:w="1696" w:type="dxa"/>
            <w:tcBorders>
              <w:top w:val="nil"/>
              <w:left w:val="nil"/>
              <w:bottom w:val="nil"/>
              <w:right w:val="nil"/>
            </w:tcBorders>
            <w:shd w:val="clear" w:color="000000" w:fill="9BD5AB"/>
            <w:noWrap/>
            <w:vAlign w:val="bottom"/>
            <w:hideMark/>
          </w:tcPr>
          <w:p w14:paraId="2084EC98" w14:textId="2ECCDFDC"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0,559859</w:t>
            </w:r>
          </w:p>
        </w:tc>
        <w:tc>
          <w:tcPr>
            <w:tcW w:w="1696" w:type="dxa"/>
            <w:tcBorders>
              <w:top w:val="nil"/>
              <w:left w:val="nil"/>
              <w:bottom w:val="nil"/>
              <w:right w:val="nil"/>
            </w:tcBorders>
            <w:shd w:val="clear" w:color="000000" w:fill="FAFCFD"/>
            <w:vAlign w:val="bottom"/>
          </w:tcPr>
          <w:p w14:paraId="3174E472" w14:textId="23BB6368"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0,013479</w:t>
            </w:r>
          </w:p>
        </w:tc>
      </w:tr>
      <w:tr w:rsidR="00C6140D" w:rsidRPr="00EA322D" w14:paraId="6388B30E" w14:textId="6C6CAA60" w:rsidTr="009C0047">
        <w:trPr>
          <w:trHeight w:val="329"/>
        </w:trPr>
        <w:tc>
          <w:tcPr>
            <w:tcW w:w="1843" w:type="dxa"/>
            <w:tcBorders>
              <w:top w:val="nil"/>
              <w:left w:val="nil"/>
              <w:bottom w:val="nil"/>
              <w:right w:val="nil"/>
            </w:tcBorders>
            <w:shd w:val="clear" w:color="DDEBF7" w:fill="DDEBF7"/>
            <w:noWrap/>
            <w:vAlign w:val="bottom"/>
          </w:tcPr>
          <w:p w14:paraId="7D2FB4C2" w14:textId="03B32793"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Suedia</w:t>
            </w:r>
          </w:p>
        </w:tc>
        <w:tc>
          <w:tcPr>
            <w:tcW w:w="1701" w:type="dxa"/>
            <w:tcBorders>
              <w:top w:val="nil"/>
              <w:left w:val="nil"/>
              <w:bottom w:val="nil"/>
              <w:right w:val="nil"/>
            </w:tcBorders>
            <w:shd w:val="clear" w:color="000000" w:fill="7BC890"/>
            <w:noWrap/>
            <w:vAlign w:val="bottom"/>
            <w:hideMark/>
          </w:tcPr>
          <w:p w14:paraId="2A367B2D" w14:textId="6FBA987A"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0,742538</w:t>
            </w:r>
          </w:p>
        </w:tc>
        <w:tc>
          <w:tcPr>
            <w:tcW w:w="1642" w:type="dxa"/>
            <w:tcBorders>
              <w:top w:val="nil"/>
              <w:left w:val="nil"/>
              <w:bottom w:val="nil"/>
              <w:right w:val="nil"/>
            </w:tcBorders>
            <w:shd w:val="clear" w:color="000000" w:fill="F9FBFC"/>
            <w:noWrap/>
            <w:vAlign w:val="bottom"/>
            <w:hideMark/>
          </w:tcPr>
          <w:p w14:paraId="07203B34" w14:textId="792D3CF2"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0,021763</w:t>
            </w:r>
          </w:p>
        </w:tc>
        <w:tc>
          <w:tcPr>
            <w:tcW w:w="1696" w:type="dxa"/>
            <w:tcBorders>
              <w:top w:val="nil"/>
              <w:left w:val="nil"/>
              <w:bottom w:val="nil"/>
              <w:right w:val="nil"/>
            </w:tcBorders>
            <w:shd w:val="clear" w:color="000000" w:fill="FCFCFF"/>
            <w:noWrap/>
            <w:vAlign w:val="bottom"/>
            <w:hideMark/>
          </w:tcPr>
          <w:p w14:paraId="7A8BE2CC" w14:textId="176F5CC9"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0,002474</w:t>
            </w:r>
          </w:p>
        </w:tc>
        <w:tc>
          <w:tcPr>
            <w:tcW w:w="1696" w:type="dxa"/>
            <w:tcBorders>
              <w:top w:val="nil"/>
              <w:left w:val="nil"/>
              <w:bottom w:val="nil"/>
              <w:right w:val="nil"/>
            </w:tcBorders>
            <w:shd w:val="clear" w:color="000000" w:fill="FBFCFE"/>
            <w:vAlign w:val="bottom"/>
          </w:tcPr>
          <w:p w14:paraId="1FD11139" w14:textId="1A03D3F8"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0,008993</w:t>
            </w:r>
          </w:p>
        </w:tc>
      </w:tr>
      <w:tr w:rsidR="00C6140D" w:rsidRPr="00EA322D" w14:paraId="4A62982A" w14:textId="328E845C" w:rsidTr="009C0047">
        <w:trPr>
          <w:trHeight w:val="329"/>
        </w:trPr>
        <w:tc>
          <w:tcPr>
            <w:tcW w:w="1843" w:type="dxa"/>
            <w:tcBorders>
              <w:top w:val="nil"/>
              <w:left w:val="nil"/>
              <w:bottom w:val="nil"/>
              <w:right w:val="nil"/>
            </w:tcBorders>
            <w:shd w:val="clear" w:color="auto" w:fill="auto"/>
            <w:noWrap/>
            <w:vAlign w:val="bottom"/>
          </w:tcPr>
          <w:p w14:paraId="0E49FF2C" w14:textId="65551DF5" w:rsidR="00C6140D" w:rsidRPr="00EA322D" w:rsidRDefault="00C6140D" w:rsidP="00C6140D">
            <w:pPr>
              <w:rPr>
                <w:rFonts w:ascii="Trebuchet MS" w:hAnsi="Trebuchet MS"/>
                <w:color w:val="2F75B5"/>
                <w:sz w:val="22"/>
                <w:szCs w:val="22"/>
                <w:lang w:val="ro-RO"/>
              </w:rPr>
            </w:pPr>
            <w:r w:rsidRPr="00EA322D">
              <w:rPr>
                <w:rFonts w:ascii="Trebuchet MS" w:hAnsi="Trebuchet MS" w:cs="Calibri"/>
                <w:color w:val="000000"/>
                <w:sz w:val="22"/>
                <w:szCs w:val="22"/>
                <w:lang w:val="ro-RO"/>
              </w:rPr>
              <w:t>Marea Britanie</w:t>
            </w:r>
          </w:p>
        </w:tc>
        <w:tc>
          <w:tcPr>
            <w:tcW w:w="1701" w:type="dxa"/>
            <w:tcBorders>
              <w:top w:val="nil"/>
              <w:left w:val="nil"/>
              <w:bottom w:val="nil"/>
              <w:right w:val="nil"/>
            </w:tcBorders>
            <w:shd w:val="clear" w:color="000000" w:fill="88CD9B"/>
            <w:noWrap/>
            <w:vAlign w:val="bottom"/>
            <w:hideMark/>
          </w:tcPr>
          <w:p w14:paraId="47CF01B7" w14:textId="131FE0D2"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0,669566</w:t>
            </w:r>
          </w:p>
        </w:tc>
        <w:tc>
          <w:tcPr>
            <w:tcW w:w="1642" w:type="dxa"/>
            <w:tcBorders>
              <w:top w:val="nil"/>
              <w:left w:val="nil"/>
              <w:bottom w:val="nil"/>
              <w:right w:val="nil"/>
            </w:tcBorders>
            <w:shd w:val="clear" w:color="000000" w:fill="FCFCFF"/>
            <w:noWrap/>
            <w:vAlign w:val="bottom"/>
            <w:hideMark/>
          </w:tcPr>
          <w:p w14:paraId="6B81B54D" w14:textId="37F2ADDD"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0,000679</w:t>
            </w:r>
          </w:p>
        </w:tc>
        <w:tc>
          <w:tcPr>
            <w:tcW w:w="1696" w:type="dxa"/>
            <w:tcBorders>
              <w:top w:val="nil"/>
              <w:left w:val="nil"/>
              <w:bottom w:val="nil"/>
              <w:right w:val="nil"/>
            </w:tcBorders>
            <w:shd w:val="clear" w:color="000000" w:fill="FCFCFF"/>
            <w:noWrap/>
            <w:vAlign w:val="bottom"/>
            <w:hideMark/>
          </w:tcPr>
          <w:p w14:paraId="6A15336C" w14:textId="76537BC1"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0,00254</w:t>
            </w:r>
          </w:p>
        </w:tc>
        <w:tc>
          <w:tcPr>
            <w:tcW w:w="1696" w:type="dxa"/>
            <w:tcBorders>
              <w:top w:val="nil"/>
              <w:left w:val="nil"/>
              <w:bottom w:val="nil"/>
              <w:right w:val="nil"/>
            </w:tcBorders>
            <w:shd w:val="clear" w:color="000000" w:fill="EAF5F0"/>
            <w:vAlign w:val="bottom"/>
          </w:tcPr>
          <w:p w14:paraId="2078904B" w14:textId="7BBF87D5" w:rsidR="00C6140D" w:rsidRPr="00EA322D" w:rsidRDefault="00C6140D" w:rsidP="009C0047">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0,104699</w:t>
            </w:r>
          </w:p>
        </w:tc>
      </w:tr>
    </w:tbl>
    <w:p w14:paraId="67A89B0F" w14:textId="77777777" w:rsidR="00E65F88" w:rsidRPr="00EA322D" w:rsidRDefault="00E65F88" w:rsidP="00E65F88">
      <w:pPr>
        <w:jc w:val="both"/>
        <w:rPr>
          <w:rFonts w:ascii="Trebuchet MS" w:hAnsi="Trebuchet MS"/>
          <w:sz w:val="22"/>
          <w:szCs w:val="22"/>
          <w:lang w:val="ro-RO"/>
        </w:rPr>
      </w:pPr>
    </w:p>
    <w:p w14:paraId="4A5180CA" w14:textId="77777777" w:rsidR="00E65F88" w:rsidRPr="00EA322D" w:rsidRDefault="00E65F88" w:rsidP="00E65F88">
      <w:pPr>
        <w:jc w:val="both"/>
        <w:rPr>
          <w:rFonts w:ascii="Trebuchet MS" w:hAnsi="Trebuchet MS"/>
          <w:sz w:val="22"/>
          <w:szCs w:val="22"/>
          <w:lang w:val="ro-RO"/>
        </w:rPr>
      </w:pPr>
      <w:r w:rsidRPr="00EA322D">
        <w:rPr>
          <w:rFonts w:ascii="Trebuchet MS" w:hAnsi="Trebuchet MS"/>
          <w:sz w:val="22"/>
          <w:szCs w:val="22"/>
          <w:lang w:val="ro-RO"/>
        </w:rPr>
        <w:t>Anexa 3. Contribuțiile instanțelor</w:t>
      </w:r>
    </w:p>
    <w:tbl>
      <w:tblPr>
        <w:tblW w:w="8552" w:type="dxa"/>
        <w:tblLook w:val="04A0" w:firstRow="1" w:lastRow="0" w:firstColumn="1" w:lastColumn="0" w:noHBand="0" w:noVBand="1"/>
      </w:tblPr>
      <w:tblGrid>
        <w:gridCol w:w="1843"/>
        <w:gridCol w:w="1701"/>
        <w:gridCol w:w="1559"/>
        <w:gridCol w:w="1701"/>
        <w:gridCol w:w="1748"/>
      </w:tblGrid>
      <w:tr w:rsidR="00F57668" w:rsidRPr="00EA322D" w14:paraId="1A3B4FEC" w14:textId="252C1A00" w:rsidTr="009C0047">
        <w:trPr>
          <w:trHeight w:val="335"/>
        </w:trPr>
        <w:tc>
          <w:tcPr>
            <w:tcW w:w="1843" w:type="dxa"/>
            <w:tcBorders>
              <w:top w:val="nil"/>
              <w:left w:val="nil"/>
              <w:bottom w:val="nil"/>
              <w:right w:val="nil"/>
            </w:tcBorders>
            <w:shd w:val="clear" w:color="auto" w:fill="auto"/>
            <w:noWrap/>
            <w:vAlign w:val="center"/>
            <w:hideMark/>
          </w:tcPr>
          <w:p w14:paraId="33C6A644" w14:textId="27F7724E" w:rsidR="00F57668" w:rsidRPr="00EA322D" w:rsidRDefault="00F57668" w:rsidP="00F57668">
            <w:pPr>
              <w:jc w:val="center"/>
              <w:rPr>
                <w:rFonts w:ascii="Trebuchet MS" w:hAnsi="Trebuchet MS"/>
                <w:b/>
                <w:sz w:val="22"/>
                <w:szCs w:val="22"/>
                <w:lang w:val="ro-RO" w:eastAsia="ro-RO"/>
              </w:rPr>
            </w:pPr>
            <w:r w:rsidRPr="00EA322D">
              <w:rPr>
                <w:rFonts w:ascii="Trebuchet MS" w:hAnsi="Trebuchet MS"/>
                <w:b/>
                <w:sz w:val="22"/>
                <w:szCs w:val="22"/>
                <w:lang w:val="ro-RO"/>
              </w:rPr>
              <w:t>Țara</w:t>
            </w:r>
          </w:p>
        </w:tc>
        <w:tc>
          <w:tcPr>
            <w:tcW w:w="1701" w:type="dxa"/>
            <w:tcBorders>
              <w:top w:val="nil"/>
              <w:left w:val="nil"/>
              <w:bottom w:val="nil"/>
              <w:right w:val="nil"/>
            </w:tcBorders>
            <w:shd w:val="clear" w:color="auto" w:fill="auto"/>
            <w:noWrap/>
            <w:vAlign w:val="center"/>
            <w:hideMark/>
          </w:tcPr>
          <w:p w14:paraId="66E55338" w14:textId="456E81A5" w:rsidR="00F57668" w:rsidRPr="00EA322D" w:rsidRDefault="00F57668" w:rsidP="00F57668">
            <w:pPr>
              <w:jc w:val="center"/>
              <w:rPr>
                <w:rFonts w:ascii="Trebuchet MS" w:hAnsi="Trebuchet MS"/>
                <w:b/>
                <w:color w:val="000000"/>
                <w:sz w:val="22"/>
                <w:szCs w:val="22"/>
                <w:lang w:val="ro-RO"/>
              </w:rPr>
            </w:pPr>
            <w:r w:rsidRPr="00EA322D">
              <w:rPr>
                <w:rFonts w:ascii="Trebuchet MS" w:hAnsi="Trebuchet MS"/>
                <w:b/>
                <w:color w:val="000000"/>
                <w:sz w:val="22"/>
                <w:szCs w:val="22"/>
                <w:lang w:val="ro-RO"/>
              </w:rPr>
              <w:t>C1</w:t>
            </w:r>
          </w:p>
        </w:tc>
        <w:tc>
          <w:tcPr>
            <w:tcW w:w="1559" w:type="dxa"/>
            <w:tcBorders>
              <w:top w:val="nil"/>
              <w:left w:val="nil"/>
              <w:bottom w:val="nil"/>
              <w:right w:val="nil"/>
            </w:tcBorders>
            <w:shd w:val="clear" w:color="auto" w:fill="auto"/>
            <w:noWrap/>
            <w:vAlign w:val="center"/>
            <w:hideMark/>
          </w:tcPr>
          <w:p w14:paraId="06B6875B" w14:textId="3C79778C" w:rsidR="00F57668" w:rsidRPr="00EA322D" w:rsidRDefault="00F57668" w:rsidP="00F57668">
            <w:pPr>
              <w:jc w:val="center"/>
              <w:rPr>
                <w:rFonts w:ascii="Trebuchet MS" w:hAnsi="Trebuchet MS"/>
                <w:b/>
                <w:color w:val="000000"/>
                <w:sz w:val="22"/>
                <w:szCs w:val="22"/>
                <w:lang w:val="ro-RO"/>
              </w:rPr>
            </w:pPr>
            <w:r w:rsidRPr="00EA322D">
              <w:rPr>
                <w:rFonts w:ascii="Trebuchet MS" w:hAnsi="Trebuchet MS"/>
                <w:b/>
                <w:color w:val="000000"/>
                <w:sz w:val="22"/>
                <w:szCs w:val="22"/>
                <w:lang w:val="ro-RO"/>
              </w:rPr>
              <w:t>C2</w:t>
            </w:r>
          </w:p>
        </w:tc>
        <w:tc>
          <w:tcPr>
            <w:tcW w:w="1701" w:type="dxa"/>
            <w:tcBorders>
              <w:top w:val="nil"/>
              <w:left w:val="nil"/>
              <w:bottom w:val="nil"/>
              <w:right w:val="nil"/>
            </w:tcBorders>
            <w:shd w:val="clear" w:color="auto" w:fill="auto"/>
            <w:noWrap/>
            <w:vAlign w:val="center"/>
            <w:hideMark/>
          </w:tcPr>
          <w:p w14:paraId="237352C7" w14:textId="42669085" w:rsidR="00F57668" w:rsidRPr="00EA322D" w:rsidRDefault="00F57668" w:rsidP="00F57668">
            <w:pPr>
              <w:jc w:val="center"/>
              <w:rPr>
                <w:rFonts w:ascii="Trebuchet MS" w:hAnsi="Trebuchet MS"/>
                <w:b/>
                <w:color w:val="000000"/>
                <w:sz w:val="22"/>
                <w:szCs w:val="22"/>
                <w:lang w:val="ro-RO"/>
              </w:rPr>
            </w:pPr>
            <w:r w:rsidRPr="00EA322D">
              <w:rPr>
                <w:rFonts w:ascii="Trebuchet MS" w:hAnsi="Trebuchet MS"/>
                <w:b/>
                <w:color w:val="000000"/>
                <w:sz w:val="22"/>
                <w:szCs w:val="22"/>
                <w:lang w:val="ro-RO"/>
              </w:rPr>
              <w:t>C3</w:t>
            </w:r>
          </w:p>
        </w:tc>
        <w:tc>
          <w:tcPr>
            <w:tcW w:w="1748" w:type="dxa"/>
            <w:tcBorders>
              <w:top w:val="nil"/>
              <w:left w:val="nil"/>
              <w:bottom w:val="nil"/>
              <w:right w:val="nil"/>
            </w:tcBorders>
            <w:vAlign w:val="center"/>
          </w:tcPr>
          <w:p w14:paraId="27EE4074" w14:textId="3AD8B94D" w:rsidR="00F57668" w:rsidRPr="00EA322D" w:rsidRDefault="00F57668" w:rsidP="00F57668">
            <w:pPr>
              <w:jc w:val="center"/>
              <w:rPr>
                <w:rFonts w:ascii="Trebuchet MS" w:hAnsi="Trebuchet MS"/>
                <w:b/>
                <w:color w:val="000000"/>
                <w:sz w:val="22"/>
                <w:szCs w:val="22"/>
                <w:lang w:val="ro-RO"/>
              </w:rPr>
            </w:pPr>
            <w:r w:rsidRPr="00EA322D">
              <w:rPr>
                <w:rFonts w:ascii="Trebuchet MS" w:hAnsi="Trebuchet MS"/>
                <w:b/>
                <w:color w:val="000000"/>
                <w:sz w:val="22"/>
                <w:szCs w:val="22"/>
                <w:lang w:val="ro-RO"/>
              </w:rPr>
              <w:t>C4</w:t>
            </w:r>
          </w:p>
        </w:tc>
      </w:tr>
      <w:tr w:rsidR="00F57668" w:rsidRPr="00EA322D" w14:paraId="70D549F5" w14:textId="7A2B5C6E" w:rsidTr="009C0047">
        <w:trPr>
          <w:trHeight w:val="335"/>
        </w:trPr>
        <w:tc>
          <w:tcPr>
            <w:tcW w:w="1843" w:type="dxa"/>
            <w:tcBorders>
              <w:top w:val="nil"/>
              <w:left w:val="nil"/>
              <w:bottom w:val="nil"/>
              <w:right w:val="nil"/>
            </w:tcBorders>
            <w:shd w:val="clear" w:color="auto" w:fill="auto"/>
            <w:noWrap/>
            <w:vAlign w:val="center"/>
          </w:tcPr>
          <w:p w14:paraId="7075C9FA" w14:textId="7C859E3F"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Austria</w:t>
            </w:r>
          </w:p>
        </w:tc>
        <w:tc>
          <w:tcPr>
            <w:tcW w:w="1701" w:type="dxa"/>
            <w:tcBorders>
              <w:top w:val="nil"/>
              <w:left w:val="nil"/>
              <w:bottom w:val="nil"/>
              <w:right w:val="nil"/>
            </w:tcBorders>
            <w:shd w:val="clear" w:color="000000" w:fill="EEEA99"/>
            <w:noWrap/>
            <w:vAlign w:val="center"/>
            <w:hideMark/>
          </w:tcPr>
          <w:p w14:paraId="71D27354" w14:textId="184872F8"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3,346687</w:t>
            </w:r>
          </w:p>
        </w:tc>
        <w:tc>
          <w:tcPr>
            <w:tcW w:w="1559" w:type="dxa"/>
            <w:tcBorders>
              <w:top w:val="nil"/>
              <w:left w:val="nil"/>
              <w:bottom w:val="nil"/>
              <w:right w:val="nil"/>
            </w:tcBorders>
            <w:shd w:val="clear" w:color="000000" w:fill="FFEF9C"/>
            <w:noWrap/>
            <w:vAlign w:val="center"/>
            <w:hideMark/>
          </w:tcPr>
          <w:p w14:paraId="319F52EE" w14:textId="7F3BD0A5"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0,119919</w:t>
            </w:r>
          </w:p>
        </w:tc>
        <w:tc>
          <w:tcPr>
            <w:tcW w:w="1701" w:type="dxa"/>
            <w:tcBorders>
              <w:top w:val="nil"/>
              <w:left w:val="nil"/>
              <w:bottom w:val="nil"/>
              <w:right w:val="nil"/>
            </w:tcBorders>
            <w:shd w:val="clear" w:color="000000" w:fill="F9EE9B"/>
            <w:noWrap/>
            <w:vAlign w:val="center"/>
            <w:hideMark/>
          </w:tcPr>
          <w:p w14:paraId="483D4037" w14:textId="50B55615"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1,191963</w:t>
            </w:r>
          </w:p>
        </w:tc>
        <w:tc>
          <w:tcPr>
            <w:tcW w:w="1748" w:type="dxa"/>
            <w:tcBorders>
              <w:top w:val="nil"/>
              <w:left w:val="nil"/>
              <w:bottom w:val="nil"/>
              <w:right w:val="nil"/>
            </w:tcBorders>
            <w:shd w:val="clear" w:color="000000" w:fill="FEEF9C"/>
            <w:vAlign w:val="center"/>
          </w:tcPr>
          <w:p w14:paraId="6C85F44D" w14:textId="57B432E7"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0,21155</w:t>
            </w:r>
          </w:p>
        </w:tc>
      </w:tr>
      <w:tr w:rsidR="00F57668" w:rsidRPr="00EA322D" w14:paraId="337E70EE" w14:textId="69FA100D" w:rsidTr="009C0047">
        <w:trPr>
          <w:trHeight w:val="335"/>
        </w:trPr>
        <w:tc>
          <w:tcPr>
            <w:tcW w:w="1843" w:type="dxa"/>
            <w:tcBorders>
              <w:top w:val="nil"/>
              <w:left w:val="nil"/>
              <w:bottom w:val="nil"/>
              <w:right w:val="nil"/>
            </w:tcBorders>
            <w:shd w:val="clear" w:color="auto" w:fill="auto"/>
            <w:noWrap/>
            <w:vAlign w:val="center"/>
          </w:tcPr>
          <w:p w14:paraId="41831CE3" w14:textId="2D14E4E1"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Belgia</w:t>
            </w:r>
          </w:p>
        </w:tc>
        <w:tc>
          <w:tcPr>
            <w:tcW w:w="1701" w:type="dxa"/>
            <w:tcBorders>
              <w:top w:val="nil"/>
              <w:left w:val="nil"/>
              <w:bottom w:val="nil"/>
              <w:right w:val="nil"/>
            </w:tcBorders>
            <w:shd w:val="clear" w:color="000000" w:fill="F6ED9B"/>
            <w:noWrap/>
            <w:vAlign w:val="center"/>
            <w:hideMark/>
          </w:tcPr>
          <w:p w14:paraId="5DF8050F" w14:textId="3B7A1582"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1,709498</w:t>
            </w:r>
          </w:p>
        </w:tc>
        <w:tc>
          <w:tcPr>
            <w:tcW w:w="1559" w:type="dxa"/>
            <w:tcBorders>
              <w:top w:val="nil"/>
              <w:left w:val="nil"/>
              <w:bottom w:val="nil"/>
              <w:right w:val="nil"/>
            </w:tcBorders>
            <w:shd w:val="clear" w:color="000000" w:fill="FFEF9C"/>
            <w:noWrap/>
            <w:vAlign w:val="center"/>
            <w:hideMark/>
          </w:tcPr>
          <w:p w14:paraId="0EE6ED10" w14:textId="439F26A3"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0,05695</w:t>
            </w:r>
          </w:p>
        </w:tc>
        <w:tc>
          <w:tcPr>
            <w:tcW w:w="1701" w:type="dxa"/>
            <w:tcBorders>
              <w:top w:val="nil"/>
              <w:left w:val="nil"/>
              <w:bottom w:val="nil"/>
              <w:right w:val="nil"/>
            </w:tcBorders>
            <w:shd w:val="clear" w:color="000000" w:fill="FCEE9C"/>
            <w:noWrap/>
            <w:vAlign w:val="center"/>
            <w:hideMark/>
          </w:tcPr>
          <w:p w14:paraId="4C2145C5" w14:textId="7348B32F"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0,613002</w:t>
            </w:r>
          </w:p>
        </w:tc>
        <w:tc>
          <w:tcPr>
            <w:tcW w:w="1748" w:type="dxa"/>
            <w:tcBorders>
              <w:top w:val="nil"/>
              <w:left w:val="nil"/>
              <w:bottom w:val="nil"/>
              <w:right w:val="nil"/>
            </w:tcBorders>
            <w:shd w:val="clear" w:color="000000" w:fill="FFEF9C"/>
            <w:vAlign w:val="center"/>
          </w:tcPr>
          <w:p w14:paraId="3946BA16" w14:textId="470F0218"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0,159948</w:t>
            </w:r>
          </w:p>
        </w:tc>
      </w:tr>
      <w:tr w:rsidR="00F57668" w:rsidRPr="00EA322D" w14:paraId="2D7239A2" w14:textId="695D9F07" w:rsidTr="009C0047">
        <w:trPr>
          <w:trHeight w:val="335"/>
        </w:trPr>
        <w:tc>
          <w:tcPr>
            <w:tcW w:w="1843" w:type="dxa"/>
            <w:tcBorders>
              <w:top w:val="nil"/>
              <w:left w:val="nil"/>
              <w:bottom w:val="nil"/>
              <w:right w:val="nil"/>
            </w:tcBorders>
            <w:shd w:val="clear" w:color="auto" w:fill="auto"/>
            <w:noWrap/>
            <w:vAlign w:val="center"/>
          </w:tcPr>
          <w:p w14:paraId="14BF368D" w14:textId="159D474F"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Bulgaria</w:t>
            </w:r>
          </w:p>
        </w:tc>
        <w:tc>
          <w:tcPr>
            <w:tcW w:w="1701" w:type="dxa"/>
            <w:tcBorders>
              <w:top w:val="nil"/>
              <w:left w:val="nil"/>
              <w:bottom w:val="nil"/>
              <w:right w:val="nil"/>
            </w:tcBorders>
            <w:shd w:val="clear" w:color="000000" w:fill="CCDF92"/>
            <w:noWrap/>
            <w:vAlign w:val="center"/>
            <w:hideMark/>
          </w:tcPr>
          <w:p w14:paraId="069C7BC5" w14:textId="3BBAD91C"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9,619028</w:t>
            </w:r>
          </w:p>
        </w:tc>
        <w:tc>
          <w:tcPr>
            <w:tcW w:w="1559" w:type="dxa"/>
            <w:tcBorders>
              <w:top w:val="nil"/>
              <w:left w:val="nil"/>
              <w:bottom w:val="nil"/>
              <w:right w:val="nil"/>
            </w:tcBorders>
            <w:shd w:val="clear" w:color="000000" w:fill="FDEF9C"/>
            <w:noWrap/>
            <w:vAlign w:val="center"/>
            <w:hideMark/>
          </w:tcPr>
          <w:p w14:paraId="3C44DF0D" w14:textId="33F3642A"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0,55003</w:t>
            </w:r>
          </w:p>
        </w:tc>
        <w:tc>
          <w:tcPr>
            <w:tcW w:w="1701" w:type="dxa"/>
            <w:tcBorders>
              <w:top w:val="nil"/>
              <w:left w:val="nil"/>
              <w:bottom w:val="nil"/>
              <w:right w:val="nil"/>
            </w:tcBorders>
            <w:shd w:val="clear" w:color="000000" w:fill="FDEF9C"/>
            <w:noWrap/>
            <w:vAlign w:val="center"/>
            <w:hideMark/>
          </w:tcPr>
          <w:p w14:paraId="392DCF30" w14:textId="5CECA2B9"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0,414783</w:t>
            </w:r>
          </w:p>
        </w:tc>
        <w:tc>
          <w:tcPr>
            <w:tcW w:w="1748" w:type="dxa"/>
            <w:tcBorders>
              <w:top w:val="nil"/>
              <w:left w:val="nil"/>
              <w:bottom w:val="nil"/>
              <w:right w:val="nil"/>
            </w:tcBorders>
            <w:shd w:val="clear" w:color="000000" w:fill="FEEF9C"/>
            <w:vAlign w:val="center"/>
          </w:tcPr>
          <w:p w14:paraId="47AAC2DC" w14:textId="7D2B6EFE"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0,366816</w:t>
            </w:r>
          </w:p>
        </w:tc>
      </w:tr>
      <w:tr w:rsidR="00F57668" w:rsidRPr="00EA322D" w14:paraId="28599800" w14:textId="7D023A4D" w:rsidTr="009C0047">
        <w:trPr>
          <w:trHeight w:val="335"/>
        </w:trPr>
        <w:tc>
          <w:tcPr>
            <w:tcW w:w="1843" w:type="dxa"/>
            <w:tcBorders>
              <w:top w:val="nil"/>
              <w:left w:val="nil"/>
              <w:bottom w:val="nil"/>
              <w:right w:val="nil"/>
            </w:tcBorders>
            <w:shd w:val="clear" w:color="auto" w:fill="auto"/>
            <w:noWrap/>
            <w:vAlign w:val="center"/>
          </w:tcPr>
          <w:p w14:paraId="1219C37C" w14:textId="4DC564AF"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Croația</w:t>
            </w:r>
          </w:p>
        </w:tc>
        <w:tc>
          <w:tcPr>
            <w:tcW w:w="1701" w:type="dxa"/>
            <w:tcBorders>
              <w:top w:val="nil"/>
              <w:left w:val="nil"/>
              <w:bottom w:val="nil"/>
              <w:right w:val="nil"/>
            </w:tcBorders>
            <w:shd w:val="clear" w:color="000000" w:fill="F5EC9A"/>
            <w:noWrap/>
            <w:vAlign w:val="center"/>
            <w:hideMark/>
          </w:tcPr>
          <w:p w14:paraId="016D3867" w14:textId="7789C873"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2,009825</w:t>
            </w:r>
          </w:p>
        </w:tc>
        <w:tc>
          <w:tcPr>
            <w:tcW w:w="1559" w:type="dxa"/>
            <w:tcBorders>
              <w:top w:val="nil"/>
              <w:left w:val="nil"/>
              <w:bottom w:val="nil"/>
              <w:right w:val="nil"/>
            </w:tcBorders>
            <w:shd w:val="clear" w:color="000000" w:fill="FFEF9C"/>
            <w:noWrap/>
            <w:vAlign w:val="center"/>
            <w:hideMark/>
          </w:tcPr>
          <w:p w14:paraId="56197E6A" w14:textId="3D7E093D"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0,12791</w:t>
            </w:r>
          </w:p>
        </w:tc>
        <w:tc>
          <w:tcPr>
            <w:tcW w:w="1701" w:type="dxa"/>
            <w:tcBorders>
              <w:top w:val="nil"/>
              <w:left w:val="nil"/>
              <w:bottom w:val="nil"/>
              <w:right w:val="nil"/>
            </w:tcBorders>
            <w:shd w:val="clear" w:color="000000" w:fill="FDEF9C"/>
            <w:noWrap/>
            <w:vAlign w:val="center"/>
            <w:hideMark/>
          </w:tcPr>
          <w:p w14:paraId="2B138ECA" w14:textId="4191A616"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0,526532</w:t>
            </w:r>
          </w:p>
        </w:tc>
        <w:tc>
          <w:tcPr>
            <w:tcW w:w="1748" w:type="dxa"/>
            <w:tcBorders>
              <w:top w:val="nil"/>
              <w:left w:val="nil"/>
              <w:bottom w:val="nil"/>
              <w:right w:val="nil"/>
            </w:tcBorders>
            <w:shd w:val="clear" w:color="000000" w:fill="C6DD90"/>
            <w:vAlign w:val="center"/>
          </w:tcPr>
          <w:p w14:paraId="598387A5" w14:textId="0B9D6DB1"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10,83786</w:t>
            </w:r>
          </w:p>
        </w:tc>
      </w:tr>
      <w:tr w:rsidR="00F57668" w:rsidRPr="00EA322D" w14:paraId="7372A942" w14:textId="25F79F88" w:rsidTr="009C0047">
        <w:trPr>
          <w:trHeight w:val="335"/>
        </w:trPr>
        <w:tc>
          <w:tcPr>
            <w:tcW w:w="1843" w:type="dxa"/>
            <w:tcBorders>
              <w:top w:val="nil"/>
              <w:left w:val="nil"/>
              <w:bottom w:val="nil"/>
              <w:right w:val="nil"/>
            </w:tcBorders>
            <w:shd w:val="clear" w:color="auto" w:fill="auto"/>
            <w:noWrap/>
            <w:vAlign w:val="center"/>
          </w:tcPr>
          <w:p w14:paraId="10290FD2" w14:textId="28B47640"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Cipru</w:t>
            </w:r>
          </w:p>
        </w:tc>
        <w:tc>
          <w:tcPr>
            <w:tcW w:w="1701" w:type="dxa"/>
            <w:tcBorders>
              <w:top w:val="nil"/>
              <w:left w:val="nil"/>
              <w:bottom w:val="nil"/>
              <w:right w:val="nil"/>
            </w:tcBorders>
            <w:shd w:val="clear" w:color="000000" w:fill="FFEF9C"/>
            <w:noWrap/>
            <w:vAlign w:val="center"/>
            <w:hideMark/>
          </w:tcPr>
          <w:p w14:paraId="12509A46" w14:textId="7555D513"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2,00E-03</w:t>
            </w:r>
          </w:p>
        </w:tc>
        <w:tc>
          <w:tcPr>
            <w:tcW w:w="1559" w:type="dxa"/>
            <w:tcBorders>
              <w:top w:val="nil"/>
              <w:left w:val="nil"/>
              <w:bottom w:val="nil"/>
              <w:right w:val="nil"/>
            </w:tcBorders>
            <w:shd w:val="clear" w:color="000000" w:fill="FFEF9C"/>
            <w:noWrap/>
            <w:vAlign w:val="center"/>
            <w:hideMark/>
          </w:tcPr>
          <w:p w14:paraId="393B1EA3" w14:textId="3315967C"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0,062943</w:t>
            </w:r>
          </w:p>
        </w:tc>
        <w:tc>
          <w:tcPr>
            <w:tcW w:w="1701" w:type="dxa"/>
            <w:tcBorders>
              <w:top w:val="nil"/>
              <w:left w:val="nil"/>
              <w:bottom w:val="nil"/>
              <w:right w:val="nil"/>
            </w:tcBorders>
            <w:shd w:val="clear" w:color="000000" w:fill="C7DE91"/>
            <w:noWrap/>
            <w:vAlign w:val="center"/>
            <w:hideMark/>
          </w:tcPr>
          <w:p w14:paraId="2C131754" w14:textId="15E38F09"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10,64482</w:t>
            </w:r>
          </w:p>
        </w:tc>
        <w:tc>
          <w:tcPr>
            <w:tcW w:w="1748" w:type="dxa"/>
            <w:tcBorders>
              <w:top w:val="nil"/>
              <w:left w:val="nil"/>
              <w:bottom w:val="nil"/>
              <w:right w:val="nil"/>
            </w:tcBorders>
            <w:shd w:val="clear" w:color="000000" w:fill="F5EC9A"/>
            <w:vAlign w:val="center"/>
          </w:tcPr>
          <w:p w14:paraId="27AFEF09" w14:textId="55F30F7B"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2,066931</w:t>
            </w:r>
          </w:p>
        </w:tc>
      </w:tr>
      <w:tr w:rsidR="00F57668" w:rsidRPr="00EA322D" w14:paraId="345E7206" w14:textId="237202D0" w:rsidTr="009C0047">
        <w:trPr>
          <w:trHeight w:val="335"/>
        </w:trPr>
        <w:tc>
          <w:tcPr>
            <w:tcW w:w="1843" w:type="dxa"/>
            <w:tcBorders>
              <w:top w:val="nil"/>
              <w:left w:val="nil"/>
              <w:bottom w:val="nil"/>
              <w:right w:val="nil"/>
            </w:tcBorders>
            <w:shd w:val="clear" w:color="auto" w:fill="auto"/>
            <w:noWrap/>
            <w:vAlign w:val="center"/>
          </w:tcPr>
          <w:p w14:paraId="10D44E94" w14:textId="2E294593"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Cehia</w:t>
            </w:r>
          </w:p>
        </w:tc>
        <w:tc>
          <w:tcPr>
            <w:tcW w:w="1701" w:type="dxa"/>
            <w:tcBorders>
              <w:top w:val="nil"/>
              <w:left w:val="nil"/>
              <w:bottom w:val="nil"/>
              <w:right w:val="nil"/>
            </w:tcBorders>
            <w:shd w:val="clear" w:color="000000" w:fill="FDEF9C"/>
            <w:noWrap/>
            <w:vAlign w:val="center"/>
            <w:hideMark/>
          </w:tcPr>
          <w:p w14:paraId="3BD73226" w14:textId="38B339E1"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0,41896</w:t>
            </w:r>
          </w:p>
        </w:tc>
        <w:tc>
          <w:tcPr>
            <w:tcW w:w="1559" w:type="dxa"/>
            <w:tcBorders>
              <w:top w:val="nil"/>
              <w:left w:val="nil"/>
              <w:bottom w:val="nil"/>
              <w:right w:val="nil"/>
            </w:tcBorders>
            <w:shd w:val="clear" w:color="000000" w:fill="F6EC9A"/>
            <w:noWrap/>
            <w:vAlign w:val="center"/>
            <w:hideMark/>
          </w:tcPr>
          <w:p w14:paraId="49AB9FFD" w14:textId="3FED9E1F"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1,801793</w:t>
            </w:r>
          </w:p>
        </w:tc>
        <w:tc>
          <w:tcPr>
            <w:tcW w:w="1701" w:type="dxa"/>
            <w:tcBorders>
              <w:top w:val="nil"/>
              <w:left w:val="nil"/>
              <w:bottom w:val="nil"/>
              <w:right w:val="nil"/>
            </w:tcBorders>
            <w:shd w:val="clear" w:color="000000" w:fill="9FD188"/>
            <w:noWrap/>
            <w:vAlign w:val="center"/>
            <w:hideMark/>
          </w:tcPr>
          <w:p w14:paraId="582591FD" w14:textId="0999D256"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18,22465</w:t>
            </w:r>
          </w:p>
        </w:tc>
        <w:tc>
          <w:tcPr>
            <w:tcW w:w="1748" w:type="dxa"/>
            <w:tcBorders>
              <w:top w:val="nil"/>
              <w:left w:val="nil"/>
              <w:bottom w:val="nil"/>
              <w:right w:val="nil"/>
            </w:tcBorders>
            <w:shd w:val="clear" w:color="000000" w:fill="E9E898"/>
            <w:vAlign w:val="center"/>
          </w:tcPr>
          <w:p w14:paraId="67E2B788" w14:textId="6D26F2EC"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4,271266</w:t>
            </w:r>
          </w:p>
        </w:tc>
      </w:tr>
      <w:tr w:rsidR="00F57668" w:rsidRPr="00EA322D" w14:paraId="64E1C82A" w14:textId="7FA7D1AA" w:rsidTr="009C0047">
        <w:trPr>
          <w:trHeight w:val="335"/>
        </w:trPr>
        <w:tc>
          <w:tcPr>
            <w:tcW w:w="1843" w:type="dxa"/>
            <w:tcBorders>
              <w:top w:val="nil"/>
              <w:left w:val="nil"/>
              <w:bottom w:val="nil"/>
              <w:right w:val="nil"/>
            </w:tcBorders>
            <w:shd w:val="clear" w:color="auto" w:fill="auto"/>
            <w:noWrap/>
            <w:vAlign w:val="center"/>
          </w:tcPr>
          <w:p w14:paraId="2649253A" w14:textId="005EE775"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Danemarca</w:t>
            </w:r>
          </w:p>
        </w:tc>
        <w:tc>
          <w:tcPr>
            <w:tcW w:w="1701" w:type="dxa"/>
            <w:tcBorders>
              <w:top w:val="nil"/>
              <w:left w:val="nil"/>
              <w:bottom w:val="nil"/>
              <w:right w:val="nil"/>
            </w:tcBorders>
            <w:shd w:val="clear" w:color="000000" w:fill="CBDF91"/>
            <w:noWrap/>
            <w:vAlign w:val="center"/>
            <w:hideMark/>
          </w:tcPr>
          <w:p w14:paraId="5F25DBC3" w14:textId="2B6158DA"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9,897751</w:t>
            </w:r>
          </w:p>
        </w:tc>
        <w:tc>
          <w:tcPr>
            <w:tcW w:w="1559" w:type="dxa"/>
            <w:tcBorders>
              <w:top w:val="nil"/>
              <w:left w:val="nil"/>
              <w:bottom w:val="nil"/>
              <w:right w:val="nil"/>
            </w:tcBorders>
            <w:shd w:val="clear" w:color="000000" w:fill="FFEF9C"/>
            <w:noWrap/>
            <w:vAlign w:val="center"/>
            <w:hideMark/>
          </w:tcPr>
          <w:p w14:paraId="4A6CC2CC" w14:textId="4D6EA579"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0,122613</w:t>
            </w:r>
          </w:p>
        </w:tc>
        <w:tc>
          <w:tcPr>
            <w:tcW w:w="1701" w:type="dxa"/>
            <w:tcBorders>
              <w:top w:val="nil"/>
              <w:left w:val="nil"/>
              <w:bottom w:val="nil"/>
              <w:right w:val="nil"/>
            </w:tcBorders>
            <w:shd w:val="clear" w:color="000000" w:fill="FCEE9C"/>
            <w:noWrap/>
            <w:vAlign w:val="center"/>
            <w:hideMark/>
          </w:tcPr>
          <w:p w14:paraId="4979E8B8" w14:textId="261FB71E"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0,619638</w:t>
            </w:r>
          </w:p>
        </w:tc>
        <w:tc>
          <w:tcPr>
            <w:tcW w:w="1748" w:type="dxa"/>
            <w:tcBorders>
              <w:top w:val="nil"/>
              <w:left w:val="nil"/>
              <w:bottom w:val="nil"/>
              <w:right w:val="nil"/>
            </w:tcBorders>
            <w:shd w:val="clear" w:color="000000" w:fill="FAEE9B"/>
            <w:vAlign w:val="center"/>
          </w:tcPr>
          <w:p w14:paraId="64237139" w14:textId="29C0CBB9"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0,943123</w:t>
            </w:r>
          </w:p>
        </w:tc>
      </w:tr>
      <w:tr w:rsidR="00F57668" w:rsidRPr="00EA322D" w14:paraId="48CEB2B1" w14:textId="3EBB8B52" w:rsidTr="009C0047">
        <w:trPr>
          <w:trHeight w:val="335"/>
        </w:trPr>
        <w:tc>
          <w:tcPr>
            <w:tcW w:w="1843" w:type="dxa"/>
            <w:tcBorders>
              <w:top w:val="nil"/>
              <w:left w:val="nil"/>
              <w:bottom w:val="nil"/>
              <w:right w:val="nil"/>
            </w:tcBorders>
            <w:shd w:val="clear" w:color="auto" w:fill="auto"/>
            <w:noWrap/>
            <w:vAlign w:val="center"/>
          </w:tcPr>
          <w:p w14:paraId="44C8CD9F" w14:textId="53E218D1"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Estonia</w:t>
            </w:r>
          </w:p>
        </w:tc>
        <w:tc>
          <w:tcPr>
            <w:tcW w:w="1701" w:type="dxa"/>
            <w:tcBorders>
              <w:top w:val="nil"/>
              <w:left w:val="nil"/>
              <w:bottom w:val="nil"/>
              <w:right w:val="nil"/>
            </w:tcBorders>
            <w:shd w:val="clear" w:color="000000" w:fill="FCEE9C"/>
            <w:noWrap/>
            <w:vAlign w:val="center"/>
            <w:hideMark/>
          </w:tcPr>
          <w:p w14:paraId="668528D9" w14:textId="0E2212F9"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0,654664</w:t>
            </w:r>
          </w:p>
        </w:tc>
        <w:tc>
          <w:tcPr>
            <w:tcW w:w="1559" w:type="dxa"/>
            <w:tcBorders>
              <w:top w:val="nil"/>
              <w:left w:val="nil"/>
              <w:bottom w:val="nil"/>
              <w:right w:val="nil"/>
            </w:tcBorders>
            <w:shd w:val="clear" w:color="000000" w:fill="EBE998"/>
            <w:noWrap/>
            <w:vAlign w:val="center"/>
            <w:hideMark/>
          </w:tcPr>
          <w:p w14:paraId="1D7CEFBD" w14:textId="14D83285"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3,828323</w:t>
            </w:r>
          </w:p>
        </w:tc>
        <w:tc>
          <w:tcPr>
            <w:tcW w:w="1701" w:type="dxa"/>
            <w:tcBorders>
              <w:top w:val="nil"/>
              <w:left w:val="nil"/>
              <w:bottom w:val="nil"/>
              <w:right w:val="nil"/>
            </w:tcBorders>
            <w:shd w:val="clear" w:color="000000" w:fill="FFEF9C"/>
            <w:noWrap/>
            <w:vAlign w:val="center"/>
            <w:hideMark/>
          </w:tcPr>
          <w:p w14:paraId="5D05F682" w14:textId="1735F52E"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5,27E-03</w:t>
            </w:r>
          </w:p>
        </w:tc>
        <w:tc>
          <w:tcPr>
            <w:tcW w:w="1748" w:type="dxa"/>
            <w:tcBorders>
              <w:top w:val="nil"/>
              <w:left w:val="nil"/>
              <w:bottom w:val="nil"/>
              <w:right w:val="nil"/>
            </w:tcBorders>
            <w:shd w:val="clear" w:color="000000" w:fill="FAEE9B"/>
            <w:vAlign w:val="center"/>
          </w:tcPr>
          <w:p w14:paraId="3BDCAD0B" w14:textId="0C0B9824"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0,960112</w:t>
            </w:r>
          </w:p>
        </w:tc>
      </w:tr>
      <w:tr w:rsidR="00F57668" w:rsidRPr="00EA322D" w14:paraId="2CC6E936" w14:textId="1BE75A30" w:rsidTr="009C0047">
        <w:trPr>
          <w:trHeight w:val="335"/>
        </w:trPr>
        <w:tc>
          <w:tcPr>
            <w:tcW w:w="1843" w:type="dxa"/>
            <w:tcBorders>
              <w:top w:val="nil"/>
              <w:left w:val="nil"/>
              <w:bottom w:val="nil"/>
              <w:right w:val="nil"/>
            </w:tcBorders>
            <w:shd w:val="clear" w:color="auto" w:fill="auto"/>
            <w:noWrap/>
            <w:vAlign w:val="center"/>
          </w:tcPr>
          <w:p w14:paraId="3CAA057F" w14:textId="23DEF54D"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Finlanda</w:t>
            </w:r>
          </w:p>
        </w:tc>
        <w:tc>
          <w:tcPr>
            <w:tcW w:w="1701" w:type="dxa"/>
            <w:tcBorders>
              <w:top w:val="nil"/>
              <w:left w:val="nil"/>
              <w:bottom w:val="nil"/>
              <w:right w:val="nil"/>
            </w:tcBorders>
            <w:shd w:val="clear" w:color="000000" w:fill="E0E596"/>
            <w:noWrap/>
            <w:vAlign w:val="center"/>
            <w:hideMark/>
          </w:tcPr>
          <w:p w14:paraId="61A1A0C4" w14:textId="0DFE7918"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6,029339</w:t>
            </w:r>
          </w:p>
        </w:tc>
        <w:tc>
          <w:tcPr>
            <w:tcW w:w="1559" w:type="dxa"/>
            <w:tcBorders>
              <w:top w:val="nil"/>
              <w:left w:val="nil"/>
              <w:bottom w:val="nil"/>
              <w:right w:val="nil"/>
            </w:tcBorders>
            <w:shd w:val="clear" w:color="000000" w:fill="FCEE9C"/>
            <w:noWrap/>
            <w:vAlign w:val="center"/>
            <w:hideMark/>
          </w:tcPr>
          <w:p w14:paraId="10A171EC" w14:textId="01A2E7B9"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0,651165</w:t>
            </w:r>
          </w:p>
        </w:tc>
        <w:tc>
          <w:tcPr>
            <w:tcW w:w="1701" w:type="dxa"/>
            <w:tcBorders>
              <w:top w:val="nil"/>
              <w:left w:val="nil"/>
              <w:bottom w:val="nil"/>
              <w:right w:val="nil"/>
            </w:tcBorders>
            <w:shd w:val="clear" w:color="000000" w:fill="FAEE9B"/>
            <w:noWrap/>
            <w:vAlign w:val="center"/>
            <w:hideMark/>
          </w:tcPr>
          <w:p w14:paraId="1C9C21BC" w14:textId="603C5BA4"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1,088722</w:t>
            </w:r>
          </w:p>
        </w:tc>
        <w:tc>
          <w:tcPr>
            <w:tcW w:w="1748" w:type="dxa"/>
            <w:tcBorders>
              <w:top w:val="nil"/>
              <w:left w:val="nil"/>
              <w:bottom w:val="nil"/>
              <w:right w:val="nil"/>
            </w:tcBorders>
            <w:shd w:val="clear" w:color="000000" w:fill="F5EC9A"/>
            <w:vAlign w:val="center"/>
          </w:tcPr>
          <w:p w14:paraId="157B9917" w14:textId="06948EC7"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1,917883</w:t>
            </w:r>
          </w:p>
        </w:tc>
      </w:tr>
      <w:tr w:rsidR="00F57668" w:rsidRPr="00EA322D" w14:paraId="227B22DB" w14:textId="41ACBCEE" w:rsidTr="009C0047">
        <w:trPr>
          <w:trHeight w:val="335"/>
        </w:trPr>
        <w:tc>
          <w:tcPr>
            <w:tcW w:w="1843" w:type="dxa"/>
            <w:tcBorders>
              <w:top w:val="nil"/>
              <w:left w:val="nil"/>
              <w:bottom w:val="nil"/>
              <w:right w:val="nil"/>
            </w:tcBorders>
            <w:shd w:val="clear" w:color="auto" w:fill="auto"/>
            <w:noWrap/>
            <w:vAlign w:val="center"/>
          </w:tcPr>
          <w:p w14:paraId="65ED9422" w14:textId="3B755800"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Franța</w:t>
            </w:r>
          </w:p>
        </w:tc>
        <w:tc>
          <w:tcPr>
            <w:tcW w:w="1701" w:type="dxa"/>
            <w:tcBorders>
              <w:top w:val="nil"/>
              <w:left w:val="nil"/>
              <w:bottom w:val="nil"/>
              <w:right w:val="nil"/>
            </w:tcBorders>
            <w:shd w:val="clear" w:color="000000" w:fill="F6ED9B"/>
            <w:noWrap/>
            <w:vAlign w:val="center"/>
            <w:hideMark/>
          </w:tcPr>
          <w:p w14:paraId="6658BC2F" w14:textId="147D931A"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1,706225</w:t>
            </w:r>
          </w:p>
        </w:tc>
        <w:tc>
          <w:tcPr>
            <w:tcW w:w="1559" w:type="dxa"/>
            <w:tcBorders>
              <w:top w:val="nil"/>
              <w:left w:val="nil"/>
              <w:bottom w:val="nil"/>
              <w:right w:val="nil"/>
            </w:tcBorders>
            <w:shd w:val="clear" w:color="000000" w:fill="FFEF9C"/>
            <w:noWrap/>
            <w:vAlign w:val="center"/>
            <w:hideMark/>
          </w:tcPr>
          <w:p w14:paraId="75383D20" w14:textId="606B0C75"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0,052974</w:t>
            </w:r>
          </w:p>
        </w:tc>
        <w:tc>
          <w:tcPr>
            <w:tcW w:w="1701" w:type="dxa"/>
            <w:tcBorders>
              <w:top w:val="nil"/>
              <w:left w:val="nil"/>
              <w:bottom w:val="nil"/>
              <w:right w:val="nil"/>
            </w:tcBorders>
            <w:shd w:val="clear" w:color="000000" w:fill="FEEF9C"/>
            <w:noWrap/>
            <w:vAlign w:val="center"/>
            <w:hideMark/>
          </w:tcPr>
          <w:p w14:paraId="098DDD9A" w14:textId="27DD048A"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0,269282</w:t>
            </w:r>
          </w:p>
        </w:tc>
        <w:tc>
          <w:tcPr>
            <w:tcW w:w="1748" w:type="dxa"/>
            <w:tcBorders>
              <w:top w:val="nil"/>
              <w:left w:val="nil"/>
              <w:bottom w:val="nil"/>
              <w:right w:val="nil"/>
            </w:tcBorders>
            <w:shd w:val="clear" w:color="000000" w:fill="FDEF9C"/>
            <w:vAlign w:val="center"/>
          </w:tcPr>
          <w:p w14:paraId="1AD8CB6F" w14:textId="6503E557"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0,5206</w:t>
            </w:r>
          </w:p>
        </w:tc>
      </w:tr>
      <w:tr w:rsidR="00F57668" w:rsidRPr="00EA322D" w14:paraId="5105C40C" w14:textId="0A01140E" w:rsidTr="009C0047">
        <w:trPr>
          <w:trHeight w:val="335"/>
        </w:trPr>
        <w:tc>
          <w:tcPr>
            <w:tcW w:w="1843" w:type="dxa"/>
            <w:tcBorders>
              <w:top w:val="nil"/>
              <w:left w:val="nil"/>
              <w:bottom w:val="nil"/>
              <w:right w:val="nil"/>
            </w:tcBorders>
            <w:shd w:val="clear" w:color="auto" w:fill="auto"/>
            <w:noWrap/>
            <w:vAlign w:val="center"/>
          </w:tcPr>
          <w:p w14:paraId="68F4F117" w14:textId="1FBDC75A"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Germania</w:t>
            </w:r>
          </w:p>
        </w:tc>
        <w:tc>
          <w:tcPr>
            <w:tcW w:w="1701" w:type="dxa"/>
            <w:tcBorders>
              <w:top w:val="nil"/>
              <w:left w:val="nil"/>
              <w:bottom w:val="nil"/>
              <w:right w:val="nil"/>
            </w:tcBorders>
            <w:shd w:val="clear" w:color="000000" w:fill="F5EC9A"/>
            <w:noWrap/>
            <w:vAlign w:val="center"/>
            <w:hideMark/>
          </w:tcPr>
          <w:p w14:paraId="17D1EEC7" w14:textId="5BB24D65"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2,062405</w:t>
            </w:r>
          </w:p>
        </w:tc>
        <w:tc>
          <w:tcPr>
            <w:tcW w:w="1559" w:type="dxa"/>
            <w:tcBorders>
              <w:top w:val="nil"/>
              <w:left w:val="nil"/>
              <w:bottom w:val="nil"/>
              <w:right w:val="nil"/>
            </w:tcBorders>
            <w:shd w:val="clear" w:color="000000" w:fill="FFEF9C"/>
            <w:noWrap/>
            <w:vAlign w:val="center"/>
            <w:hideMark/>
          </w:tcPr>
          <w:p w14:paraId="6BC1FF96" w14:textId="34D8228C"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0,093004</w:t>
            </w:r>
          </w:p>
        </w:tc>
        <w:tc>
          <w:tcPr>
            <w:tcW w:w="1701" w:type="dxa"/>
            <w:tcBorders>
              <w:top w:val="nil"/>
              <w:left w:val="nil"/>
              <w:bottom w:val="nil"/>
              <w:right w:val="nil"/>
            </w:tcBorders>
            <w:shd w:val="clear" w:color="000000" w:fill="F7ED9B"/>
            <w:noWrap/>
            <w:vAlign w:val="center"/>
            <w:hideMark/>
          </w:tcPr>
          <w:p w14:paraId="0C771FA5" w14:textId="67D344EA"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1,58633</w:t>
            </w:r>
          </w:p>
        </w:tc>
        <w:tc>
          <w:tcPr>
            <w:tcW w:w="1748" w:type="dxa"/>
            <w:tcBorders>
              <w:top w:val="nil"/>
              <w:left w:val="nil"/>
              <w:bottom w:val="nil"/>
              <w:right w:val="nil"/>
            </w:tcBorders>
            <w:shd w:val="clear" w:color="000000" w:fill="EEEA99"/>
            <w:vAlign w:val="center"/>
          </w:tcPr>
          <w:p w14:paraId="666B0F70" w14:textId="2F07B10E"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3,250137</w:t>
            </w:r>
          </w:p>
        </w:tc>
      </w:tr>
      <w:tr w:rsidR="00F57668" w:rsidRPr="00EA322D" w14:paraId="3991558D" w14:textId="343C17ED" w:rsidTr="009C0047">
        <w:trPr>
          <w:trHeight w:val="335"/>
        </w:trPr>
        <w:tc>
          <w:tcPr>
            <w:tcW w:w="1843" w:type="dxa"/>
            <w:tcBorders>
              <w:top w:val="nil"/>
              <w:left w:val="nil"/>
              <w:bottom w:val="nil"/>
              <w:right w:val="nil"/>
            </w:tcBorders>
            <w:shd w:val="clear" w:color="auto" w:fill="auto"/>
            <w:noWrap/>
            <w:vAlign w:val="center"/>
          </w:tcPr>
          <w:p w14:paraId="653EE8A8" w14:textId="4E9588E2"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Grecia</w:t>
            </w:r>
          </w:p>
        </w:tc>
        <w:tc>
          <w:tcPr>
            <w:tcW w:w="1701" w:type="dxa"/>
            <w:tcBorders>
              <w:top w:val="nil"/>
              <w:left w:val="nil"/>
              <w:bottom w:val="nil"/>
              <w:right w:val="nil"/>
            </w:tcBorders>
            <w:shd w:val="clear" w:color="000000" w:fill="EDEA99"/>
            <w:noWrap/>
            <w:vAlign w:val="center"/>
            <w:hideMark/>
          </w:tcPr>
          <w:p w14:paraId="39706F3D" w14:textId="50D3FDAF"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3,401597</w:t>
            </w:r>
          </w:p>
        </w:tc>
        <w:tc>
          <w:tcPr>
            <w:tcW w:w="1559" w:type="dxa"/>
            <w:tcBorders>
              <w:top w:val="nil"/>
              <w:left w:val="nil"/>
              <w:bottom w:val="nil"/>
              <w:right w:val="nil"/>
            </w:tcBorders>
            <w:shd w:val="clear" w:color="000000" w:fill="E9E898"/>
            <w:noWrap/>
            <w:vAlign w:val="center"/>
            <w:hideMark/>
          </w:tcPr>
          <w:p w14:paraId="29685AD1" w14:textId="00C2BB87"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4,294129</w:t>
            </w:r>
          </w:p>
        </w:tc>
        <w:tc>
          <w:tcPr>
            <w:tcW w:w="1701" w:type="dxa"/>
            <w:tcBorders>
              <w:top w:val="nil"/>
              <w:left w:val="nil"/>
              <w:bottom w:val="nil"/>
              <w:right w:val="nil"/>
            </w:tcBorders>
            <w:shd w:val="clear" w:color="000000" w:fill="C4DD90"/>
            <w:noWrap/>
            <w:vAlign w:val="center"/>
            <w:hideMark/>
          </w:tcPr>
          <w:p w14:paraId="2370CDBB" w14:textId="3C1700B7"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11,12845</w:t>
            </w:r>
          </w:p>
        </w:tc>
        <w:tc>
          <w:tcPr>
            <w:tcW w:w="1748" w:type="dxa"/>
            <w:tcBorders>
              <w:top w:val="nil"/>
              <w:left w:val="nil"/>
              <w:bottom w:val="nil"/>
              <w:right w:val="nil"/>
            </w:tcBorders>
            <w:shd w:val="clear" w:color="000000" w:fill="8ACB84"/>
            <w:vAlign w:val="center"/>
          </w:tcPr>
          <w:p w14:paraId="006EA995" w14:textId="59832FC4"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22,1616</w:t>
            </w:r>
          </w:p>
        </w:tc>
      </w:tr>
      <w:tr w:rsidR="00F57668" w:rsidRPr="00EA322D" w14:paraId="59862F34" w14:textId="306C5B5F" w:rsidTr="009C0047">
        <w:trPr>
          <w:trHeight w:val="335"/>
        </w:trPr>
        <w:tc>
          <w:tcPr>
            <w:tcW w:w="1843" w:type="dxa"/>
            <w:tcBorders>
              <w:top w:val="nil"/>
              <w:left w:val="nil"/>
              <w:bottom w:val="nil"/>
              <w:right w:val="nil"/>
            </w:tcBorders>
            <w:shd w:val="clear" w:color="auto" w:fill="auto"/>
            <w:noWrap/>
            <w:vAlign w:val="center"/>
          </w:tcPr>
          <w:p w14:paraId="178BDB2A" w14:textId="59B120FD"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Ungaria</w:t>
            </w:r>
          </w:p>
        </w:tc>
        <w:tc>
          <w:tcPr>
            <w:tcW w:w="1701" w:type="dxa"/>
            <w:tcBorders>
              <w:top w:val="nil"/>
              <w:left w:val="nil"/>
              <w:bottom w:val="nil"/>
              <w:right w:val="nil"/>
            </w:tcBorders>
            <w:shd w:val="clear" w:color="000000" w:fill="ECE998"/>
            <w:noWrap/>
            <w:vAlign w:val="center"/>
            <w:hideMark/>
          </w:tcPr>
          <w:p w14:paraId="6B63A509" w14:textId="7134CC2A"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3,639589</w:t>
            </w:r>
          </w:p>
        </w:tc>
        <w:tc>
          <w:tcPr>
            <w:tcW w:w="1559" w:type="dxa"/>
            <w:tcBorders>
              <w:top w:val="nil"/>
              <w:left w:val="nil"/>
              <w:bottom w:val="nil"/>
              <w:right w:val="nil"/>
            </w:tcBorders>
            <w:shd w:val="clear" w:color="000000" w:fill="FFEF9C"/>
            <w:noWrap/>
            <w:vAlign w:val="center"/>
            <w:hideMark/>
          </w:tcPr>
          <w:p w14:paraId="68BF2EBF" w14:textId="5DEE7BA6"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0,170057</w:t>
            </w:r>
          </w:p>
        </w:tc>
        <w:tc>
          <w:tcPr>
            <w:tcW w:w="1701" w:type="dxa"/>
            <w:tcBorders>
              <w:top w:val="nil"/>
              <w:left w:val="nil"/>
              <w:bottom w:val="nil"/>
              <w:right w:val="nil"/>
            </w:tcBorders>
            <w:shd w:val="clear" w:color="000000" w:fill="F7ED9B"/>
            <w:noWrap/>
            <w:vAlign w:val="center"/>
            <w:hideMark/>
          </w:tcPr>
          <w:p w14:paraId="0971458F" w14:textId="2A4201A7"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1,661679</w:t>
            </w:r>
          </w:p>
        </w:tc>
        <w:tc>
          <w:tcPr>
            <w:tcW w:w="1748" w:type="dxa"/>
            <w:tcBorders>
              <w:top w:val="nil"/>
              <w:left w:val="nil"/>
              <w:bottom w:val="nil"/>
              <w:right w:val="nil"/>
            </w:tcBorders>
            <w:shd w:val="clear" w:color="000000" w:fill="F2EB9A"/>
            <w:vAlign w:val="center"/>
          </w:tcPr>
          <w:p w14:paraId="47FA25BA" w14:textId="41463E7B"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2,595578</w:t>
            </w:r>
          </w:p>
        </w:tc>
      </w:tr>
      <w:tr w:rsidR="00F57668" w:rsidRPr="00EA322D" w14:paraId="158C52D0" w14:textId="62862A38" w:rsidTr="009C0047">
        <w:trPr>
          <w:trHeight w:val="335"/>
        </w:trPr>
        <w:tc>
          <w:tcPr>
            <w:tcW w:w="1843" w:type="dxa"/>
            <w:tcBorders>
              <w:top w:val="nil"/>
              <w:left w:val="nil"/>
              <w:bottom w:val="nil"/>
              <w:right w:val="nil"/>
            </w:tcBorders>
            <w:shd w:val="clear" w:color="auto" w:fill="auto"/>
            <w:noWrap/>
            <w:vAlign w:val="center"/>
          </w:tcPr>
          <w:p w14:paraId="0BCDB6D6" w14:textId="7B4B7069"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Irlanda</w:t>
            </w:r>
          </w:p>
        </w:tc>
        <w:tc>
          <w:tcPr>
            <w:tcW w:w="1701" w:type="dxa"/>
            <w:tcBorders>
              <w:top w:val="nil"/>
              <w:left w:val="nil"/>
              <w:bottom w:val="nil"/>
              <w:right w:val="nil"/>
            </w:tcBorders>
            <w:shd w:val="clear" w:color="000000" w:fill="F6ED9B"/>
            <w:noWrap/>
            <w:vAlign w:val="center"/>
            <w:hideMark/>
          </w:tcPr>
          <w:p w14:paraId="6DEBD428" w14:textId="78F53285"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1,75921</w:t>
            </w:r>
          </w:p>
        </w:tc>
        <w:tc>
          <w:tcPr>
            <w:tcW w:w="1559" w:type="dxa"/>
            <w:tcBorders>
              <w:top w:val="nil"/>
              <w:left w:val="nil"/>
              <w:bottom w:val="nil"/>
              <w:right w:val="nil"/>
            </w:tcBorders>
            <w:shd w:val="clear" w:color="000000" w:fill="FFEF9C"/>
            <w:noWrap/>
            <w:vAlign w:val="center"/>
            <w:hideMark/>
          </w:tcPr>
          <w:p w14:paraId="0B36E703" w14:textId="24D6C3B4"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0,049551</w:t>
            </w:r>
          </w:p>
        </w:tc>
        <w:tc>
          <w:tcPr>
            <w:tcW w:w="1701" w:type="dxa"/>
            <w:tcBorders>
              <w:top w:val="nil"/>
              <w:left w:val="nil"/>
              <w:bottom w:val="nil"/>
              <w:right w:val="nil"/>
            </w:tcBorders>
            <w:shd w:val="clear" w:color="000000" w:fill="FCEF9C"/>
            <w:noWrap/>
            <w:vAlign w:val="center"/>
            <w:hideMark/>
          </w:tcPr>
          <w:p w14:paraId="544927E5" w14:textId="5889B5B5"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0,593889</w:t>
            </w:r>
          </w:p>
        </w:tc>
        <w:tc>
          <w:tcPr>
            <w:tcW w:w="1748" w:type="dxa"/>
            <w:tcBorders>
              <w:top w:val="nil"/>
              <w:left w:val="nil"/>
              <w:bottom w:val="nil"/>
              <w:right w:val="nil"/>
            </w:tcBorders>
            <w:shd w:val="clear" w:color="000000" w:fill="FCEF9C"/>
            <w:vAlign w:val="center"/>
          </w:tcPr>
          <w:p w14:paraId="500EA02D" w14:textId="360CD92A"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0,594762</w:t>
            </w:r>
          </w:p>
        </w:tc>
      </w:tr>
      <w:tr w:rsidR="00F57668" w:rsidRPr="00EA322D" w14:paraId="37B83D6F" w14:textId="5C23C586" w:rsidTr="009C0047">
        <w:trPr>
          <w:trHeight w:val="335"/>
        </w:trPr>
        <w:tc>
          <w:tcPr>
            <w:tcW w:w="1843" w:type="dxa"/>
            <w:tcBorders>
              <w:top w:val="nil"/>
              <w:left w:val="nil"/>
              <w:bottom w:val="nil"/>
              <w:right w:val="nil"/>
            </w:tcBorders>
            <w:shd w:val="clear" w:color="auto" w:fill="auto"/>
            <w:noWrap/>
            <w:vAlign w:val="center"/>
          </w:tcPr>
          <w:p w14:paraId="4351A824" w14:textId="18245892"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Italia</w:t>
            </w:r>
          </w:p>
        </w:tc>
        <w:tc>
          <w:tcPr>
            <w:tcW w:w="1701" w:type="dxa"/>
            <w:tcBorders>
              <w:top w:val="nil"/>
              <w:left w:val="nil"/>
              <w:bottom w:val="nil"/>
              <w:right w:val="nil"/>
            </w:tcBorders>
            <w:shd w:val="clear" w:color="000000" w:fill="FCEE9C"/>
            <w:noWrap/>
            <w:vAlign w:val="center"/>
            <w:hideMark/>
          </w:tcPr>
          <w:p w14:paraId="2EAC37DC" w14:textId="1B36099C"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0,635778</w:t>
            </w:r>
          </w:p>
        </w:tc>
        <w:tc>
          <w:tcPr>
            <w:tcW w:w="1559" w:type="dxa"/>
            <w:tcBorders>
              <w:top w:val="nil"/>
              <w:left w:val="nil"/>
              <w:bottom w:val="nil"/>
              <w:right w:val="nil"/>
            </w:tcBorders>
            <w:shd w:val="clear" w:color="000000" w:fill="C5DD90"/>
            <w:noWrap/>
            <w:vAlign w:val="center"/>
            <w:hideMark/>
          </w:tcPr>
          <w:p w14:paraId="1FE7B10A" w14:textId="4F230B57"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10,99095</w:t>
            </w:r>
          </w:p>
        </w:tc>
        <w:tc>
          <w:tcPr>
            <w:tcW w:w="1701" w:type="dxa"/>
            <w:tcBorders>
              <w:top w:val="nil"/>
              <w:left w:val="nil"/>
              <w:bottom w:val="nil"/>
              <w:right w:val="nil"/>
            </w:tcBorders>
            <w:shd w:val="clear" w:color="000000" w:fill="F0EB99"/>
            <w:noWrap/>
            <w:vAlign w:val="center"/>
            <w:hideMark/>
          </w:tcPr>
          <w:p w14:paraId="167F965D" w14:textId="04B7171D"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2,882674</w:t>
            </w:r>
          </w:p>
        </w:tc>
        <w:tc>
          <w:tcPr>
            <w:tcW w:w="1748" w:type="dxa"/>
            <w:tcBorders>
              <w:top w:val="nil"/>
              <w:left w:val="nil"/>
              <w:bottom w:val="nil"/>
              <w:right w:val="nil"/>
            </w:tcBorders>
            <w:shd w:val="clear" w:color="000000" w:fill="ECEA98"/>
            <w:vAlign w:val="center"/>
          </w:tcPr>
          <w:p w14:paraId="635D8416" w14:textId="7EFE74CB"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3,591163</w:t>
            </w:r>
          </w:p>
        </w:tc>
      </w:tr>
      <w:tr w:rsidR="00F57668" w:rsidRPr="00EA322D" w14:paraId="1FFC38DB" w14:textId="15A13B1A" w:rsidTr="009C0047">
        <w:trPr>
          <w:trHeight w:val="335"/>
        </w:trPr>
        <w:tc>
          <w:tcPr>
            <w:tcW w:w="1843" w:type="dxa"/>
            <w:tcBorders>
              <w:top w:val="nil"/>
              <w:left w:val="nil"/>
              <w:bottom w:val="nil"/>
              <w:right w:val="nil"/>
            </w:tcBorders>
            <w:shd w:val="clear" w:color="auto" w:fill="auto"/>
            <w:noWrap/>
            <w:vAlign w:val="center"/>
          </w:tcPr>
          <w:p w14:paraId="3219A863" w14:textId="45668639"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Letonia</w:t>
            </w:r>
          </w:p>
        </w:tc>
        <w:tc>
          <w:tcPr>
            <w:tcW w:w="1701" w:type="dxa"/>
            <w:tcBorders>
              <w:top w:val="nil"/>
              <w:left w:val="nil"/>
              <w:bottom w:val="nil"/>
              <w:right w:val="nil"/>
            </w:tcBorders>
            <w:shd w:val="clear" w:color="000000" w:fill="EBE998"/>
            <w:noWrap/>
            <w:vAlign w:val="center"/>
            <w:hideMark/>
          </w:tcPr>
          <w:p w14:paraId="1D5DA85F" w14:textId="0A79C144"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3,833982</w:t>
            </w:r>
          </w:p>
        </w:tc>
        <w:tc>
          <w:tcPr>
            <w:tcW w:w="1559" w:type="dxa"/>
            <w:tcBorders>
              <w:top w:val="nil"/>
              <w:left w:val="nil"/>
              <w:bottom w:val="nil"/>
              <w:right w:val="nil"/>
            </w:tcBorders>
            <w:shd w:val="clear" w:color="000000" w:fill="77C580"/>
            <w:noWrap/>
            <w:vAlign w:val="center"/>
            <w:hideMark/>
          </w:tcPr>
          <w:p w14:paraId="2D110626" w14:textId="738053D0"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25,64551</w:t>
            </w:r>
          </w:p>
        </w:tc>
        <w:tc>
          <w:tcPr>
            <w:tcW w:w="1701" w:type="dxa"/>
            <w:tcBorders>
              <w:top w:val="nil"/>
              <w:left w:val="nil"/>
              <w:bottom w:val="nil"/>
              <w:right w:val="nil"/>
            </w:tcBorders>
            <w:shd w:val="clear" w:color="000000" w:fill="F9ED9B"/>
            <w:noWrap/>
            <w:vAlign w:val="center"/>
            <w:hideMark/>
          </w:tcPr>
          <w:p w14:paraId="0125BE25" w14:textId="63C52DC2"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1,202608</w:t>
            </w:r>
          </w:p>
        </w:tc>
        <w:tc>
          <w:tcPr>
            <w:tcW w:w="1748" w:type="dxa"/>
            <w:tcBorders>
              <w:top w:val="nil"/>
              <w:left w:val="nil"/>
              <w:bottom w:val="nil"/>
              <w:right w:val="nil"/>
            </w:tcBorders>
            <w:shd w:val="clear" w:color="000000" w:fill="EFEA99"/>
            <w:vAlign w:val="center"/>
          </w:tcPr>
          <w:p w14:paraId="656518A1" w14:textId="1E794D7C"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3,020993</w:t>
            </w:r>
          </w:p>
        </w:tc>
      </w:tr>
      <w:tr w:rsidR="00F57668" w:rsidRPr="00EA322D" w14:paraId="7131C9AF" w14:textId="726EBD90" w:rsidTr="009C0047">
        <w:trPr>
          <w:trHeight w:val="335"/>
        </w:trPr>
        <w:tc>
          <w:tcPr>
            <w:tcW w:w="1843" w:type="dxa"/>
            <w:tcBorders>
              <w:top w:val="nil"/>
              <w:left w:val="nil"/>
              <w:bottom w:val="nil"/>
              <w:right w:val="nil"/>
            </w:tcBorders>
            <w:shd w:val="clear" w:color="auto" w:fill="auto"/>
            <w:noWrap/>
            <w:vAlign w:val="center"/>
          </w:tcPr>
          <w:p w14:paraId="2A1DF1DE" w14:textId="0938007E"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Lituania</w:t>
            </w:r>
          </w:p>
        </w:tc>
        <w:tc>
          <w:tcPr>
            <w:tcW w:w="1701" w:type="dxa"/>
            <w:tcBorders>
              <w:top w:val="nil"/>
              <w:left w:val="nil"/>
              <w:bottom w:val="nil"/>
              <w:right w:val="nil"/>
            </w:tcBorders>
            <w:shd w:val="clear" w:color="000000" w:fill="F6EC9A"/>
            <w:noWrap/>
            <w:vAlign w:val="center"/>
            <w:hideMark/>
          </w:tcPr>
          <w:p w14:paraId="59D49B7D" w14:textId="0BA2DC8F"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1,863762</w:t>
            </w:r>
          </w:p>
        </w:tc>
        <w:tc>
          <w:tcPr>
            <w:tcW w:w="1559" w:type="dxa"/>
            <w:tcBorders>
              <w:top w:val="nil"/>
              <w:left w:val="nil"/>
              <w:bottom w:val="nil"/>
              <w:right w:val="nil"/>
            </w:tcBorders>
            <w:shd w:val="clear" w:color="000000" w:fill="63BE7B"/>
            <w:noWrap/>
            <w:vAlign w:val="center"/>
            <w:hideMark/>
          </w:tcPr>
          <w:p w14:paraId="4C5DF7B1" w14:textId="0955300D"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29,3995</w:t>
            </w:r>
          </w:p>
        </w:tc>
        <w:tc>
          <w:tcPr>
            <w:tcW w:w="1701" w:type="dxa"/>
            <w:tcBorders>
              <w:top w:val="nil"/>
              <w:left w:val="nil"/>
              <w:bottom w:val="nil"/>
              <w:right w:val="nil"/>
            </w:tcBorders>
            <w:shd w:val="clear" w:color="000000" w:fill="FFEF9C"/>
            <w:noWrap/>
            <w:vAlign w:val="center"/>
            <w:hideMark/>
          </w:tcPr>
          <w:p w14:paraId="4BF42B66" w14:textId="24E784FD"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0,098796</w:t>
            </w:r>
          </w:p>
        </w:tc>
        <w:tc>
          <w:tcPr>
            <w:tcW w:w="1748" w:type="dxa"/>
            <w:tcBorders>
              <w:top w:val="nil"/>
              <w:left w:val="nil"/>
              <w:bottom w:val="nil"/>
              <w:right w:val="nil"/>
            </w:tcBorders>
            <w:shd w:val="clear" w:color="000000" w:fill="FFEF9C"/>
            <w:vAlign w:val="center"/>
          </w:tcPr>
          <w:p w14:paraId="1D6B3ECB" w14:textId="60E598FD"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3,66E-03</w:t>
            </w:r>
          </w:p>
        </w:tc>
      </w:tr>
      <w:tr w:rsidR="00F57668" w:rsidRPr="00EA322D" w14:paraId="119A70B0" w14:textId="3654A06D" w:rsidTr="009C0047">
        <w:trPr>
          <w:trHeight w:val="335"/>
        </w:trPr>
        <w:tc>
          <w:tcPr>
            <w:tcW w:w="1843" w:type="dxa"/>
            <w:tcBorders>
              <w:top w:val="nil"/>
              <w:left w:val="nil"/>
              <w:bottom w:val="nil"/>
              <w:right w:val="nil"/>
            </w:tcBorders>
            <w:shd w:val="clear" w:color="auto" w:fill="auto"/>
            <w:noWrap/>
            <w:vAlign w:val="center"/>
          </w:tcPr>
          <w:p w14:paraId="1E13326A" w14:textId="447795B3"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Luxemburg</w:t>
            </w:r>
          </w:p>
        </w:tc>
        <w:tc>
          <w:tcPr>
            <w:tcW w:w="1701" w:type="dxa"/>
            <w:tcBorders>
              <w:top w:val="nil"/>
              <w:left w:val="nil"/>
              <w:bottom w:val="nil"/>
              <w:right w:val="nil"/>
            </w:tcBorders>
            <w:shd w:val="clear" w:color="000000" w:fill="C8DE91"/>
            <w:noWrap/>
            <w:vAlign w:val="center"/>
            <w:hideMark/>
          </w:tcPr>
          <w:p w14:paraId="6181DF74" w14:textId="0731C679"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10,47413</w:t>
            </w:r>
          </w:p>
        </w:tc>
        <w:tc>
          <w:tcPr>
            <w:tcW w:w="1559" w:type="dxa"/>
            <w:tcBorders>
              <w:top w:val="nil"/>
              <w:left w:val="nil"/>
              <w:bottom w:val="nil"/>
              <w:right w:val="nil"/>
            </w:tcBorders>
            <w:shd w:val="clear" w:color="000000" w:fill="FFEF9C"/>
            <w:noWrap/>
            <w:vAlign w:val="center"/>
            <w:hideMark/>
          </w:tcPr>
          <w:p w14:paraId="4E6641E7" w14:textId="28C10488"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2,73E-03</w:t>
            </w:r>
          </w:p>
        </w:tc>
        <w:tc>
          <w:tcPr>
            <w:tcW w:w="1701" w:type="dxa"/>
            <w:tcBorders>
              <w:top w:val="nil"/>
              <w:left w:val="nil"/>
              <w:bottom w:val="nil"/>
              <w:right w:val="nil"/>
            </w:tcBorders>
            <w:shd w:val="clear" w:color="000000" w:fill="FBEE9C"/>
            <w:noWrap/>
            <w:vAlign w:val="center"/>
            <w:hideMark/>
          </w:tcPr>
          <w:p w14:paraId="43FB0FD0" w14:textId="5E376EE8"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0,830809</w:t>
            </w:r>
          </w:p>
        </w:tc>
        <w:tc>
          <w:tcPr>
            <w:tcW w:w="1748" w:type="dxa"/>
            <w:tcBorders>
              <w:top w:val="nil"/>
              <w:left w:val="nil"/>
              <w:bottom w:val="nil"/>
              <w:right w:val="nil"/>
            </w:tcBorders>
            <w:shd w:val="clear" w:color="000000" w:fill="FFEF9C"/>
            <w:vAlign w:val="center"/>
          </w:tcPr>
          <w:p w14:paraId="679B55A7" w14:textId="0FA695C6"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7,74E-06</w:t>
            </w:r>
          </w:p>
        </w:tc>
      </w:tr>
      <w:tr w:rsidR="00F57668" w:rsidRPr="00EA322D" w14:paraId="5232F8C7" w14:textId="4D31E2A0" w:rsidTr="009C0047">
        <w:trPr>
          <w:trHeight w:val="335"/>
        </w:trPr>
        <w:tc>
          <w:tcPr>
            <w:tcW w:w="1843" w:type="dxa"/>
            <w:tcBorders>
              <w:top w:val="nil"/>
              <w:left w:val="nil"/>
              <w:bottom w:val="nil"/>
              <w:right w:val="nil"/>
            </w:tcBorders>
            <w:shd w:val="clear" w:color="auto" w:fill="auto"/>
            <w:noWrap/>
            <w:vAlign w:val="center"/>
          </w:tcPr>
          <w:p w14:paraId="6CE1C668" w14:textId="3AB6C926"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Malta</w:t>
            </w:r>
          </w:p>
        </w:tc>
        <w:tc>
          <w:tcPr>
            <w:tcW w:w="1701" w:type="dxa"/>
            <w:tcBorders>
              <w:top w:val="nil"/>
              <w:left w:val="nil"/>
              <w:bottom w:val="nil"/>
              <w:right w:val="nil"/>
            </w:tcBorders>
            <w:shd w:val="clear" w:color="000000" w:fill="FAEE9B"/>
            <w:noWrap/>
            <w:vAlign w:val="center"/>
            <w:hideMark/>
          </w:tcPr>
          <w:p w14:paraId="2C858602" w14:textId="3327D5CF"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0,987592</w:t>
            </w:r>
          </w:p>
        </w:tc>
        <w:tc>
          <w:tcPr>
            <w:tcW w:w="1559" w:type="dxa"/>
            <w:tcBorders>
              <w:top w:val="nil"/>
              <w:left w:val="nil"/>
              <w:bottom w:val="nil"/>
              <w:right w:val="nil"/>
            </w:tcBorders>
            <w:shd w:val="clear" w:color="000000" w:fill="B0D78C"/>
            <w:noWrap/>
            <w:vAlign w:val="center"/>
            <w:hideMark/>
          </w:tcPr>
          <w:p w14:paraId="1972C8E1" w14:textId="7A1E371F"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14,89578</w:t>
            </w:r>
          </w:p>
        </w:tc>
        <w:tc>
          <w:tcPr>
            <w:tcW w:w="1701" w:type="dxa"/>
            <w:tcBorders>
              <w:top w:val="nil"/>
              <w:left w:val="nil"/>
              <w:bottom w:val="nil"/>
              <w:right w:val="nil"/>
            </w:tcBorders>
            <w:shd w:val="clear" w:color="000000" w:fill="F0EB99"/>
            <w:noWrap/>
            <w:vAlign w:val="center"/>
            <w:hideMark/>
          </w:tcPr>
          <w:p w14:paraId="63912485" w14:textId="475432AC"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2,996868</w:t>
            </w:r>
          </w:p>
        </w:tc>
        <w:tc>
          <w:tcPr>
            <w:tcW w:w="1748" w:type="dxa"/>
            <w:tcBorders>
              <w:top w:val="nil"/>
              <w:left w:val="nil"/>
              <w:bottom w:val="nil"/>
              <w:right w:val="nil"/>
            </w:tcBorders>
            <w:shd w:val="clear" w:color="000000" w:fill="D1E193"/>
            <w:vAlign w:val="center"/>
          </w:tcPr>
          <w:p w14:paraId="0DCFF0BD" w14:textId="0428C156"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8,793029</w:t>
            </w:r>
          </w:p>
        </w:tc>
      </w:tr>
      <w:tr w:rsidR="00F57668" w:rsidRPr="00EA322D" w14:paraId="23E7134D" w14:textId="7D53499D" w:rsidTr="009C0047">
        <w:trPr>
          <w:trHeight w:val="335"/>
        </w:trPr>
        <w:tc>
          <w:tcPr>
            <w:tcW w:w="1843" w:type="dxa"/>
            <w:tcBorders>
              <w:top w:val="nil"/>
              <w:left w:val="nil"/>
              <w:bottom w:val="nil"/>
              <w:right w:val="nil"/>
            </w:tcBorders>
            <w:shd w:val="clear" w:color="auto" w:fill="auto"/>
            <w:noWrap/>
            <w:vAlign w:val="center"/>
          </w:tcPr>
          <w:p w14:paraId="087ECACE" w14:textId="114F7779"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Olanda</w:t>
            </w:r>
          </w:p>
        </w:tc>
        <w:tc>
          <w:tcPr>
            <w:tcW w:w="1701" w:type="dxa"/>
            <w:tcBorders>
              <w:top w:val="nil"/>
              <w:left w:val="nil"/>
              <w:bottom w:val="nil"/>
              <w:right w:val="nil"/>
            </w:tcBorders>
            <w:shd w:val="clear" w:color="000000" w:fill="D7E394"/>
            <w:noWrap/>
            <w:vAlign w:val="center"/>
            <w:hideMark/>
          </w:tcPr>
          <w:p w14:paraId="0336F284" w14:textId="19260C2A"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7,659957</w:t>
            </w:r>
          </w:p>
        </w:tc>
        <w:tc>
          <w:tcPr>
            <w:tcW w:w="1559" w:type="dxa"/>
            <w:tcBorders>
              <w:top w:val="nil"/>
              <w:left w:val="nil"/>
              <w:bottom w:val="nil"/>
              <w:right w:val="nil"/>
            </w:tcBorders>
            <w:shd w:val="clear" w:color="000000" w:fill="FFEF9C"/>
            <w:noWrap/>
            <w:vAlign w:val="center"/>
            <w:hideMark/>
          </w:tcPr>
          <w:p w14:paraId="6E0275D6" w14:textId="0F83ED2F"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0,010195</w:t>
            </w:r>
          </w:p>
        </w:tc>
        <w:tc>
          <w:tcPr>
            <w:tcW w:w="1701" w:type="dxa"/>
            <w:tcBorders>
              <w:top w:val="nil"/>
              <w:left w:val="nil"/>
              <w:bottom w:val="nil"/>
              <w:right w:val="nil"/>
            </w:tcBorders>
            <w:shd w:val="clear" w:color="000000" w:fill="FCEE9C"/>
            <w:noWrap/>
            <w:vAlign w:val="center"/>
            <w:hideMark/>
          </w:tcPr>
          <w:p w14:paraId="6F6F824F" w14:textId="479727D1"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0,712316</w:t>
            </w:r>
          </w:p>
        </w:tc>
        <w:tc>
          <w:tcPr>
            <w:tcW w:w="1748" w:type="dxa"/>
            <w:tcBorders>
              <w:top w:val="nil"/>
              <w:left w:val="nil"/>
              <w:bottom w:val="nil"/>
              <w:right w:val="nil"/>
            </w:tcBorders>
            <w:shd w:val="clear" w:color="000000" w:fill="E9E998"/>
            <w:vAlign w:val="center"/>
          </w:tcPr>
          <w:p w14:paraId="7F3C0CC2" w14:textId="0CDF5472"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4,191749</w:t>
            </w:r>
          </w:p>
        </w:tc>
      </w:tr>
      <w:tr w:rsidR="00F57668" w:rsidRPr="00EA322D" w14:paraId="5EA84704" w14:textId="3DC27114" w:rsidTr="009C0047">
        <w:trPr>
          <w:trHeight w:val="335"/>
        </w:trPr>
        <w:tc>
          <w:tcPr>
            <w:tcW w:w="1843" w:type="dxa"/>
            <w:tcBorders>
              <w:top w:val="nil"/>
              <w:left w:val="nil"/>
              <w:bottom w:val="nil"/>
              <w:right w:val="nil"/>
            </w:tcBorders>
            <w:shd w:val="clear" w:color="auto" w:fill="auto"/>
            <w:noWrap/>
            <w:vAlign w:val="center"/>
          </w:tcPr>
          <w:p w14:paraId="72DC3B86" w14:textId="30A70711"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lastRenderedPageBreak/>
              <w:t>Polonia</w:t>
            </w:r>
          </w:p>
        </w:tc>
        <w:tc>
          <w:tcPr>
            <w:tcW w:w="1701" w:type="dxa"/>
            <w:tcBorders>
              <w:top w:val="nil"/>
              <w:left w:val="nil"/>
              <w:bottom w:val="nil"/>
              <w:right w:val="nil"/>
            </w:tcBorders>
            <w:shd w:val="clear" w:color="000000" w:fill="F3EC9A"/>
            <w:noWrap/>
            <w:vAlign w:val="center"/>
            <w:hideMark/>
          </w:tcPr>
          <w:p w14:paraId="05E4799F" w14:textId="09F38E28"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2,339907</w:t>
            </w:r>
          </w:p>
        </w:tc>
        <w:tc>
          <w:tcPr>
            <w:tcW w:w="1559" w:type="dxa"/>
            <w:tcBorders>
              <w:top w:val="nil"/>
              <w:left w:val="nil"/>
              <w:bottom w:val="nil"/>
              <w:right w:val="nil"/>
            </w:tcBorders>
            <w:shd w:val="clear" w:color="000000" w:fill="FFEF9C"/>
            <w:noWrap/>
            <w:vAlign w:val="center"/>
            <w:hideMark/>
          </w:tcPr>
          <w:p w14:paraId="291A78A5" w14:textId="4B9EAC04"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0,091211</w:t>
            </w:r>
          </w:p>
        </w:tc>
        <w:tc>
          <w:tcPr>
            <w:tcW w:w="1701" w:type="dxa"/>
            <w:tcBorders>
              <w:top w:val="nil"/>
              <w:left w:val="nil"/>
              <w:bottom w:val="nil"/>
              <w:right w:val="nil"/>
            </w:tcBorders>
            <w:shd w:val="clear" w:color="000000" w:fill="E8E898"/>
            <w:noWrap/>
            <w:vAlign w:val="center"/>
            <w:hideMark/>
          </w:tcPr>
          <w:p w14:paraId="77930809" w14:textId="470B1D01"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4,381805</w:t>
            </w:r>
          </w:p>
        </w:tc>
        <w:tc>
          <w:tcPr>
            <w:tcW w:w="1748" w:type="dxa"/>
            <w:tcBorders>
              <w:top w:val="nil"/>
              <w:left w:val="nil"/>
              <w:bottom w:val="nil"/>
              <w:right w:val="nil"/>
            </w:tcBorders>
            <w:shd w:val="clear" w:color="000000" w:fill="E7E897"/>
            <w:vAlign w:val="center"/>
          </w:tcPr>
          <w:p w14:paraId="6778D6D1" w14:textId="1064859C"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4,563621</w:t>
            </w:r>
          </w:p>
        </w:tc>
      </w:tr>
      <w:tr w:rsidR="00F57668" w:rsidRPr="00EA322D" w14:paraId="3CA67C57" w14:textId="21D605DD" w:rsidTr="009C0047">
        <w:trPr>
          <w:trHeight w:val="335"/>
        </w:trPr>
        <w:tc>
          <w:tcPr>
            <w:tcW w:w="1843" w:type="dxa"/>
            <w:tcBorders>
              <w:top w:val="nil"/>
              <w:left w:val="nil"/>
              <w:bottom w:val="nil"/>
              <w:right w:val="nil"/>
            </w:tcBorders>
            <w:shd w:val="clear" w:color="auto" w:fill="auto"/>
            <w:noWrap/>
            <w:vAlign w:val="center"/>
          </w:tcPr>
          <w:p w14:paraId="78B94721" w14:textId="12C6F42A"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Portugalia</w:t>
            </w:r>
          </w:p>
        </w:tc>
        <w:tc>
          <w:tcPr>
            <w:tcW w:w="1701" w:type="dxa"/>
            <w:tcBorders>
              <w:top w:val="nil"/>
              <w:left w:val="nil"/>
              <w:bottom w:val="nil"/>
              <w:right w:val="nil"/>
            </w:tcBorders>
            <w:shd w:val="clear" w:color="000000" w:fill="F8ED9B"/>
            <w:noWrap/>
            <w:vAlign w:val="center"/>
            <w:hideMark/>
          </w:tcPr>
          <w:p w14:paraId="76EAC5A8" w14:textId="22A7CFF4"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1,449174</w:t>
            </w:r>
          </w:p>
        </w:tc>
        <w:tc>
          <w:tcPr>
            <w:tcW w:w="1559" w:type="dxa"/>
            <w:tcBorders>
              <w:top w:val="nil"/>
              <w:left w:val="nil"/>
              <w:bottom w:val="nil"/>
              <w:right w:val="nil"/>
            </w:tcBorders>
            <w:shd w:val="clear" w:color="000000" w:fill="FEEF9C"/>
            <w:noWrap/>
            <w:vAlign w:val="center"/>
            <w:hideMark/>
          </w:tcPr>
          <w:p w14:paraId="27ADA3DC" w14:textId="57F6BC4F"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0,329112</w:t>
            </w:r>
          </w:p>
        </w:tc>
        <w:tc>
          <w:tcPr>
            <w:tcW w:w="1701" w:type="dxa"/>
            <w:tcBorders>
              <w:top w:val="nil"/>
              <w:left w:val="nil"/>
              <w:bottom w:val="nil"/>
              <w:right w:val="nil"/>
            </w:tcBorders>
            <w:shd w:val="clear" w:color="000000" w:fill="DCE495"/>
            <w:noWrap/>
            <w:vAlign w:val="center"/>
            <w:hideMark/>
          </w:tcPr>
          <w:p w14:paraId="4B740311" w14:textId="1C8AF71D"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6,711478</w:t>
            </w:r>
          </w:p>
        </w:tc>
        <w:tc>
          <w:tcPr>
            <w:tcW w:w="1748" w:type="dxa"/>
            <w:tcBorders>
              <w:top w:val="nil"/>
              <w:left w:val="nil"/>
              <w:bottom w:val="nil"/>
              <w:right w:val="nil"/>
            </w:tcBorders>
            <w:shd w:val="clear" w:color="000000" w:fill="F8ED9B"/>
            <w:vAlign w:val="center"/>
          </w:tcPr>
          <w:p w14:paraId="2AABC561" w14:textId="1A36E5BC"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1,320434</w:t>
            </w:r>
          </w:p>
        </w:tc>
      </w:tr>
      <w:tr w:rsidR="00F57668" w:rsidRPr="00EA322D" w14:paraId="386C478D" w14:textId="1ABFE8C4" w:rsidTr="009C0047">
        <w:trPr>
          <w:trHeight w:val="335"/>
        </w:trPr>
        <w:tc>
          <w:tcPr>
            <w:tcW w:w="1843" w:type="dxa"/>
            <w:tcBorders>
              <w:top w:val="nil"/>
              <w:left w:val="nil"/>
              <w:bottom w:val="nil"/>
              <w:right w:val="nil"/>
            </w:tcBorders>
            <w:shd w:val="clear" w:color="auto" w:fill="auto"/>
            <w:noWrap/>
            <w:vAlign w:val="center"/>
          </w:tcPr>
          <w:p w14:paraId="59FCF54A" w14:textId="7591B2B1"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România</w:t>
            </w:r>
          </w:p>
        </w:tc>
        <w:tc>
          <w:tcPr>
            <w:tcW w:w="1701" w:type="dxa"/>
            <w:tcBorders>
              <w:top w:val="nil"/>
              <w:left w:val="nil"/>
              <w:bottom w:val="nil"/>
              <w:right w:val="nil"/>
            </w:tcBorders>
            <w:shd w:val="clear" w:color="000000" w:fill="B5D88D"/>
            <w:noWrap/>
            <w:vAlign w:val="center"/>
            <w:hideMark/>
          </w:tcPr>
          <w:p w14:paraId="585AEFFF" w14:textId="02C69C68"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14,08891</w:t>
            </w:r>
          </w:p>
        </w:tc>
        <w:tc>
          <w:tcPr>
            <w:tcW w:w="1559" w:type="dxa"/>
            <w:tcBorders>
              <w:top w:val="nil"/>
              <w:left w:val="nil"/>
              <w:bottom w:val="nil"/>
              <w:right w:val="nil"/>
            </w:tcBorders>
            <w:shd w:val="clear" w:color="000000" w:fill="F6ED9B"/>
            <w:noWrap/>
            <w:vAlign w:val="center"/>
            <w:hideMark/>
          </w:tcPr>
          <w:p w14:paraId="33B5FADB" w14:textId="5897EA70"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1,728763</w:t>
            </w:r>
          </w:p>
        </w:tc>
        <w:tc>
          <w:tcPr>
            <w:tcW w:w="1701" w:type="dxa"/>
            <w:tcBorders>
              <w:top w:val="nil"/>
              <w:left w:val="nil"/>
              <w:bottom w:val="nil"/>
              <w:right w:val="nil"/>
            </w:tcBorders>
            <w:shd w:val="clear" w:color="000000" w:fill="F9ED9B"/>
            <w:noWrap/>
            <w:vAlign w:val="center"/>
            <w:hideMark/>
          </w:tcPr>
          <w:p w14:paraId="676568A4" w14:textId="281C1F2A"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1,256434</w:t>
            </w:r>
          </w:p>
        </w:tc>
        <w:tc>
          <w:tcPr>
            <w:tcW w:w="1748" w:type="dxa"/>
            <w:tcBorders>
              <w:top w:val="nil"/>
              <w:left w:val="nil"/>
              <w:bottom w:val="nil"/>
              <w:right w:val="nil"/>
            </w:tcBorders>
            <w:shd w:val="clear" w:color="000000" w:fill="C5DD90"/>
            <w:vAlign w:val="center"/>
          </w:tcPr>
          <w:p w14:paraId="4F516877" w14:textId="59E45C8E"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10,98463</w:t>
            </w:r>
          </w:p>
        </w:tc>
      </w:tr>
      <w:tr w:rsidR="00F57668" w:rsidRPr="00EA322D" w14:paraId="7B293C6B" w14:textId="01217F17" w:rsidTr="009C0047">
        <w:trPr>
          <w:trHeight w:val="335"/>
        </w:trPr>
        <w:tc>
          <w:tcPr>
            <w:tcW w:w="1843" w:type="dxa"/>
            <w:tcBorders>
              <w:top w:val="nil"/>
              <w:left w:val="nil"/>
              <w:bottom w:val="nil"/>
              <w:right w:val="nil"/>
            </w:tcBorders>
            <w:shd w:val="clear" w:color="auto" w:fill="auto"/>
            <w:noWrap/>
            <w:vAlign w:val="center"/>
          </w:tcPr>
          <w:p w14:paraId="2D01BC3F" w14:textId="71811C6B"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Slovacia</w:t>
            </w:r>
          </w:p>
        </w:tc>
        <w:tc>
          <w:tcPr>
            <w:tcW w:w="1701" w:type="dxa"/>
            <w:tcBorders>
              <w:top w:val="nil"/>
              <w:left w:val="nil"/>
              <w:bottom w:val="nil"/>
              <w:right w:val="nil"/>
            </w:tcBorders>
            <w:shd w:val="clear" w:color="000000" w:fill="F8ED9B"/>
            <w:noWrap/>
            <w:vAlign w:val="center"/>
            <w:hideMark/>
          </w:tcPr>
          <w:p w14:paraId="369F966D" w14:textId="5C500A57"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1,381709</w:t>
            </w:r>
          </w:p>
        </w:tc>
        <w:tc>
          <w:tcPr>
            <w:tcW w:w="1559" w:type="dxa"/>
            <w:tcBorders>
              <w:top w:val="nil"/>
              <w:left w:val="nil"/>
              <w:bottom w:val="nil"/>
              <w:right w:val="nil"/>
            </w:tcBorders>
            <w:shd w:val="clear" w:color="000000" w:fill="FDEF9C"/>
            <w:noWrap/>
            <w:vAlign w:val="center"/>
            <w:hideMark/>
          </w:tcPr>
          <w:p w14:paraId="235AAFC3" w14:textId="548DCB48"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0,528753</w:t>
            </w:r>
          </w:p>
        </w:tc>
        <w:tc>
          <w:tcPr>
            <w:tcW w:w="1701" w:type="dxa"/>
            <w:tcBorders>
              <w:top w:val="nil"/>
              <w:left w:val="nil"/>
              <w:bottom w:val="nil"/>
              <w:right w:val="nil"/>
            </w:tcBorders>
            <w:shd w:val="clear" w:color="000000" w:fill="CCDF92"/>
            <w:noWrap/>
            <w:vAlign w:val="center"/>
            <w:hideMark/>
          </w:tcPr>
          <w:p w14:paraId="69158F59" w14:textId="7E36EAE6"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9,6687</w:t>
            </w:r>
          </w:p>
        </w:tc>
        <w:tc>
          <w:tcPr>
            <w:tcW w:w="1748" w:type="dxa"/>
            <w:tcBorders>
              <w:top w:val="nil"/>
              <w:left w:val="nil"/>
              <w:bottom w:val="nil"/>
              <w:right w:val="nil"/>
            </w:tcBorders>
            <w:shd w:val="clear" w:color="000000" w:fill="E0E696"/>
            <w:vAlign w:val="center"/>
          </w:tcPr>
          <w:p w14:paraId="7D15515F" w14:textId="1BDE684D"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5,857632</w:t>
            </w:r>
          </w:p>
        </w:tc>
      </w:tr>
      <w:tr w:rsidR="00F57668" w:rsidRPr="00EA322D" w14:paraId="6C5EA24D" w14:textId="35DF964F" w:rsidTr="009C0047">
        <w:trPr>
          <w:trHeight w:val="335"/>
        </w:trPr>
        <w:tc>
          <w:tcPr>
            <w:tcW w:w="1843" w:type="dxa"/>
            <w:tcBorders>
              <w:top w:val="nil"/>
              <w:left w:val="nil"/>
              <w:bottom w:val="nil"/>
              <w:right w:val="nil"/>
            </w:tcBorders>
            <w:shd w:val="clear" w:color="auto" w:fill="auto"/>
            <w:noWrap/>
            <w:vAlign w:val="center"/>
          </w:tcPr>
          <w:p w14:paraId="77FFD512" w14:textId="012C3946"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Slovenia</w:t>
            </w:r>
          </w:p>
        </w:tc>
        <w:tc>
          <w:tcPr>
            <w:tcW w:w="1701" w:type="dxa"/>
            <w:tcBorders>
              <w:top w:val="nil"/>
              <w:left w:val="nil"/>
              <w:bottom w:val="nil"/>
              <w:right w:val="nil"/>
            </w:tcBorders>
            <w:shd w:val="clear" w:color="000000" w:fill="FFEF9C"/>
            <w:noWrap/>
            <w:vAlign w:val="center"/>
            <w:hideMark/>
          </w:tcPr>
          <w:p w14:paraId="2C9E0BA7" w14:textId="3B13BF69"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6,57E-04</w:t>
            </w:r>
          </w:p>
        </w:tc>
        <w:tc>
          <w:tcPr>
            <w:tcW w:w="1559" w:type="dxa"/>
            <w:tcBorders>
              <w:top w:val="nil"/>
              <w:left w:val="nil"/>
              <w:bottom w:val="nil"/>
              <w:right w:val="nil"/>
            </w:tcBorders>
            <w:shd w:val="clear" w:color="000000" w:fill="FFEF9C"/>
            <w:noWrap/>
            <w:vAlign w:val="center"/>
            <w:hideMark/>
          </w:tcPr>
          <w:p w14:paraId="4631BFBD" w14:textId="2B675F83"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0,066911</w:t>
            </w:r>
          </w:p>
        </w:tc>
        <w:tc>
          <w:tcPr>
            <w:tcW w:w="1701" w:type="dxa"/>
            <w:tcBorders>
              <w:top w:val="nil"/>
              <w:left w:val="nil"/>
              <w:bottom w:val="nil"/>
              <w:right w:val="nil"/>
            </w:tcBorders>
            <w:shd w:val="clear" w:color="000000" w:fill="FFEF9C"/>
            <w:noWrap/>
            <w:vAlign w:val="center"/>
            <w:hideMark/>
          </w:tcPr>
          <w:p w14:paraId="7D9586BB" w14:textId="0C2E2E05"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0,025044</w:t>
            </w:r>
          </w:p>
        </w:tc>
        <w:tc>
          <w:tcPr>
            <w:tcW w:w="1748" w:type="dxa"/>
            <w:tcBorders>
              <w:top w:val="nil"/>
              <w:left w:val="nil"/>
              <w:bottom w:val="nil"/>
              <w:right w:val="nil"/>
            </w:tcBorders>
            <w:shd w:val="clear" w:color="000000" w:fill="ECE998"/>
            <w:vAlign w:val="center"/>
          </w:tcPr>
          <w:p w14:paraId="5D96302F" w14:textId="62A8258B"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3,650396</w:t>
            </w:r>
          </w:p>
        </w:tc>
      </w:tr>
      <w:tr w:rsidR="00F57668" w:rsidRPr="00EA322D" w14:paraId="4AF76152" w14:textId="65C372F5" w:rsidTr="009C0047">
        <w:trPr>
          <w:trHeight w:val="335"/>
        </w:trPr>
        <w:tc>
          <w:tcPr>
            <w:tcW w:w="1843" w:type="dxa"/>
            <w:tcBorders>
              <w:top w:val="nil"/>
              <w:left w:val="nil"/>
              <w:bottom w:val="nil"/>
              <w:right w:val="nil"/>
            </w:tcBorders>
            <w:shd w:val="clear" w:color="auto" w:fill="auto"/>
            <w:noWrap/>
            <w:vAlign w:val="center"/>
          </w:tcPr>
          <w:p w14:paraId="0585533F" w14:textId="189DE469"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Spania</w:t>
            </w:r>
          </w:p>
        </w:tc>
        <w:tc>
          <w:tcPr>
            <w:tcW w:w="1701" w:type="dxa"/>
            <w:tcBorders>
              <w:top w:val="nil"/>
              <w:left w:val="nil"/>
              <w:bottom w:val="nil"/>
              <w:right w:val="nil"/>
            </w:tcBorders>
            <w:shd w:val="clear" w:color="000000" w:fill="FEEF9C"/>
            <w:noWrap/>
            <w:vAlign w:val="center"/>
            <w:hideMark/>
          </w:tcPr>
          <w:p w14:paraId="66D74152" w14:textId="2E8DA93B"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0,238678</w:t>
            </w:r>
          </w:p>
        </w:tc>
        <w:tc>
          <w:tcPr>
            <w:tcW w:w="1559" w:type="dxa"/>
            <w:tcBorders>
              <w:top w:val="nil"/>
              <w:left w:val="nil"/>
              <w:bottom w:val="nil"/>
              <w:right w:val="nil"/>
            </w:tcBorders>
            <w:shd w:val="clear" w:color="000000" w:fill="EBE998"/>
            <w:noWrap/>
            <w:vAlign w:val="center"/>
            <w:hideMark/>
          </w:tcPr>
          <w:p w14:paraId="6AF1D1C9" w14:textId="5FB1217A"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3,957269</w:t>
            </w:r>
          </w:p>
        </w:tc>
        <w:tc>
          <w:tcPr>
            <w:tcW w:w="1701" w:type="dxa"/>
            <w:tcBorders>
              <w:top w:val="nil"/>
              <w:left w:val="nil"/>
              <w:bottom w:val="nil"/>
              <w:right w:val="nil"/>
            </w:tcBorders>
            <w:shd w:val="clear" w:color="000000" w:fill="92CD85"/>
            <w:noWrap/>
            <w:vAlign w:val="center"/>
            <w:hideMark/>
          </w:tcPr>
          <w:p w14:paraId="5A09F48B" w14:textId="1DB578D9"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20,56334</w:t>
            </w:r>
          </w:p>
        </w:tc>
        <w:tc>
          <w:tcPr>
            <w:tcW w:w="1748" w:type="dxa"/>
            <w:tcBorders>
              <w:top w:val="nil"/>
              <w:left w:val="nil"/>
              <w:bottom w:val="nil"/>
              <w:right w:val="nil"/>
            </w:tcBorders>
            <w:shd w:val="clear" w:color="000000" w:fill="FCEE9C"/>
            <w:vAlign w:val="center"/>
          </w:tcPr>
          <w:p w14:paraId="161E12D3" w14:textId="55E9EF67"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0,649499</w:t>
            </w:r>
          </w:p>
        </w:tc>
      </w:tr>
      <w:tr w:rsidR="00F57668" w:rsidRPr="00EA322D" w14:paraId="41229BFC" w14:textId="1AC4D8C2" w:rsidTr="009C0047">
        <w:trPr>
          <w:trHeight w:val="335"/>
        </w:trPr>
        <w:tc>
          <w:tcPr>
            <w:tcW w:w="1843" w:type="dxa"/>
            <w:tcBorders>
              <w:top w:val="nil"/>
              <w:left w:val="nil"/>
              <w:bottom w:val="nil"/>
              <w:right w:val="nil"/>
            </w:tcBorders>
            <w:shd w:val="clear" w:color="auto" w:fill="auto"/>
            <w:noWrap/>
            <w:vAlign w:val="center"/>
          </w:tcPr>
          <w:p w14:paraId="0F5D650D" w14:textId="7C50498A"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Suedia</w:t>
            </w:r>
          </w:p>
        </w:tc>
        <w:tc>
          <w:tcPr>
            <w:tcW w:w="1701" w:type="dxa"/>
            <w:tcBorders>
              <w:top w:val="nil"/>
              <w:left w:val="nil"/>
              <w:bottom w:val="nil"/>
              <w:right w:val="nil"/>
            </w:tcBorders>
            <w:shd w:val="clear" w:color="000000" w:fill="E3E696"/>
            <w:noWrap/>
            <w:vAlign w:val="center"/>
            <w:hideMark/>
          </w:tcPr>
          <w:p w14:paraId="0CFA6A89" w14:textId="234A1687"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5,433933</w:t>
            </w:r>
          </w:p>
        </w:tc>
        <w:tc>
          <w:tcPr>
            <w:tcW w:w="1559" w:type="dxa"/>
            <w:tcBorders>
              <w:top w:val="nil"/>
              <w:left w:val="nil"/>
              <w:bottom w:val="nil"/>
              <w:right w:val="nil"/>
            </w:tcBorders>
            <w:shd w:val="clear" w:color="000000" w:fill="FEEF9C"/>
            <w:noWrap/>
            <w:vAlign w:val="center"/>
            <w:hideMark/>
          </w:tcPr>
          <w:p w14:paraId="7DD5AFD4" w14:textId="2F244A54"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0,364185</w:t>
            </w:r>
          </w:p>
        </w:tc>
        <w:tc>
          <w:tcPr>
            <w:tcW w:w="1701" w:type="dxa"/>
            <w:tcBorders>
              <w:top w:val="nil"/>
              <w:left w:val="nil"/>
              <w:bottom w:val="nil"/>
              <w:right w:val="nil"/>
            </w:tcBorders>
            <w:shd w:val="clear" w:color="000000" w:fill="FFEF9C"/>
            <w:noWrap/>
            <w:vAlign w:val="center"/>
            <w:hideMark/>
          </w:tcPr>
          <w:p w14:paraId="09C762B6" w14:textId="3C9CCFCD"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0,058793</w:t>
            </w:r>
          </w:p>
        </w:tc>
        <w:tc>
          <w:tcPr>
            <w:tcW w:w="1748" w:type="dxa"/>
            <w:tcBorders>
              <w:top w:val="nil"/>
              <w:left w:val="nil"/>
              <w:bottom w:val="nil"/>
              <w:right w:val="nil"/>
            </w:tcBorders>
            <w:shd w:val="clear" w:color="000000" w:fill="FEEF9C"/>
            <w:vAlign w:val="center"/>
          </w:tcPr>
          <w:p w14:paraId="0CBC557C" w14:textId="66DCCBC1"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0,280329</w:t>
            </w:r>
          </w:p>
        </w:tc>
      </w:tr>
      <w:tr w:rsidR="00F57668" w:rsidRPr="00EA322D" w14:paraId="24CF7E3F" w14:textId="302822B5" w:rsidTr="009C0047">
        <w:trPr>
          <w:trHeight w:val="335"/>
        </w:trPr>
        <w:tc>
          <w:tcPr>
            <w:tcW w:w="1843" w:type="dxa"/>
            <w:tcBorders>
              <w:top w:val="nil"/>
              <w:left w:val="nil"/>
              <w:bottom w:val="nil"/>
              <w:right w:val="nil"/>
            </w:tcBorders>
            <w:shd w:val="clear" w:color="auto" w:fill="auto"/>
            <w:noWrap/>
            <w:vAlign w:val="center"/>
          </w:tcPr>
          <w:p w14:paraId="67C6F167" w14:textId="2F221DB8" w:rsidR="00F57668" w:rsidRPr="00EA322D" w:rsidRDefault="00F57668" w:rsidP="00F57668">
            <w:pPr>
              <w:rPr>
                <w:rFonts w:ascii="Trebuchet MS" w:hAnsi="Trebuchet MS"/>
                <w:color w:val="000000"/>
                <w:sz w:val="22"/>
                <w:szCs w:val="22"/>
                <w:lang w:val="ro-RO"/>
              </w:rPr>
            </w:pPr>
            <w:r w:rsidRPr="00EA322D">
              <w:rPr>
                <w:rFonts w:ascii="Trebuchet MS" w:hAnsi="Trebuchet MS" w:cs="Calibri"/>
                <w:color w:val="000000"/>
                <w:sz w:val="22"/>
                <w:szCs w:val="22"/>
                <w:lang w:val="ro-RO"/>
              </w:rPr>
              <w:t>Marea Britanie</w:t>
            </w:r>
          </w:p>
        </w:tc>
        <w:tc>
          <w:tcPr>
            <w:tcW w:w="1701" w:type="dxa"/>
            <w:tcBorders>
              <w:top w:val="nil"/>
              <w:left w:val="nil"/>
              <w:bottom w:val="nil"/>
              <w:right w:val="nil"/>
            </w:tcBorders>
            <w:shd w:val="clear" w:color="000000" w:fill="EEEA99"/>
            <w:noWrap/>
            <w:vAlign w:val="center"/>
            <w:hideMark/>
          </w:tcPr>
          <w:p w14:paraId="5627FAF9" w14:textId="692F1B48"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3,355045</w:t>
            </w:r>
          </w:p>
        </w:tc>
        <w:tc>
          <w:tcPr>
            <w:tcW w:w="1559" w:type="dxa"/>
            <w:tcBorders>
              <w:top w:val="nil"/>
              <w:left w:val="nil"/>
              <w:bottom w:val="nil"/>
              <w:right w:val="nil"/>
            </w:tcBorders>
            <w:shd w:val="clear" w:color="000000" w:fill="FFEF9C"/>
            <w:noWrap/>
            <w:vAlign w:val="center"/>
            <w:hideMark/>
          </w:tcPr>
          <w:p w14:paraId="56D3F447" w14:textId="79FCEEBE"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7,78E-03</w:t>
            </w:r>
          </w:p>
        </w:tc>
        <w:tc>
          <w:tcPr>
            <w:tcW w:w="1701" w:type="dxa"/>
            <w:tcBorders>
              <w:top w:val="nil"/>
              <w:left w:val="nil"/>
              <w:bottom w:val="nil"/>
              <w:right w:val="nil"/>
            </w:tcBorders>
            <w:shd w:val="clear" w:color="000000" w:fill="FFEF9C"/>
            <w:noWrap/>
            <w:vAlign w:val="center"/>
            <w:hideMark/>
          </w:tcPr>
          <w:p w14:paraId="1C4F2F1F" w14:textId="333BDA58"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0,041321</w:t>
            </w:r>
          </w:p>
        </w:tc>
        <w:tc>
          <w:tcPr>
            <w:tcW w:w="1748" w:type="dxa"/>
            <w:tcBorders>
              <w:top w:val="nil"/>
              <w:left w:val="nil"/>
              <w:bottom w:val="nil"/>
              <w:right w:val="nil"/>
            </w:tcBorders>
            <w:shd w:val="clear" w:color="000000" w:fill="F4EC9A"/>
            <w:vAlign w:val="center"/>
          </w:tcPr>
          <w:p w14:paraId="0EC83720" w14:textId="1A34246F" w:rsidR="00F57668" w:rsidRPr="00EA322D" w:rsidRDefault="00F57668" w:rsidP="009C0047">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2,234698</w:t>
            </w:r>
          </w:p>
        </w:tc>
      </w:tr>
    </w:tbl>
    <w:p w14:paraId="4F1E472F" w14:textId="1287D757" w:rsidR="00A06CE7" w:rsidRDefault="00A06CE7" w:rsidP="00E65F88">
      <w:pPr>
        <w:jc w:val="both"/>
        <w:rPr>
          <w:rFonts w:ascii="Trebuchet MS" w:hAnsi="Trebuchet MS"/>
          <w:sz w:val="22"/>
          <w:szCs w:val="22"/>
          <w:lang w:val="ro-RO"/>
        </w:rPr>
      </w:pPr>
      <w:r w:rsidRPr="00EA322D">
        <w:rPr>
          <w:rFonts w:ascii="Trebuchet MS" w:hAnsi="Trebuchet MS"/>
          <w:sz w:val="22"/>
          <w:szCs w:val="22"/>
          <w:lang w:val="ro-RO"/>
        </w:rPr>
        <w:br w:type="page"/>
      </w:r>
    </w:p>
    <w:p w14:paraId="005CD52A" w14:textId="77777777" w:rsidR="007A1CA1" w:rsidRPr="00EA322D" w:rsidRDefault="007A1CA1" w:rsidP="00E65F88">
      <w:pPr>
        <w:jc w:val="both"/>
        <w:rPr>
          <w:rFonts w:ascii="Trebuchet MS" w:hAnsi="Trebuchet MS"/>
          <w:sz w:val="22"/>
          <w:szCs w:val="22"/>
          <w:lang w:val="ro-RO"/>
        </w:rPr>
      </w:pPr>
    </w:p>
    <w:p w14:paraId="162DED0D" w14:textId="01AB9425" w:rsidR="00607AE6" w:rsidRPr="00EA322D" w:rsidRDefault="009A2B9A" w:rsidP="002A2241">
      <w:pPr>
        <w:pStyle w:val="Default"/>
        <w:numPr>
          <w:ilvl w:val="0"/>
          <w:numId w:val="1"/>
        </w:numPr>
        <w:ind w:left="0" w:firstLine="851"/>
        <w:rPr>
          <w:rFonts w:ascii="Trebuchet MS" w:hAnsi="Trebuchet MS"/>
          <w:b/>
          <w:bCs/>
          <w:sz w:val="22"/>
          <w:szCs w:val="22"/>
        </w:rPr>
      </w:pPr>
      <w:bookmarkStart w:id="4" w:name="_Hlk536106585"/>
      <w:r w:rsidRPr="00EA322D">
        <w:rPr>
          <w:rFonts w:ascii="Trebuchet MS" w:hAnsi="Trebuchet MS"/>
          <w:b/>
          <w:bCs/>
          <w:sz w:val="22"/>
          <w:szCs w:val="22"/>
        </w:rPr>
        <w:t xml:space="preserve">Clasificarea țărilor din </w:t>
      </w:r>
      <w:r w:rsidR="003E4C80" w:rsidRPr="00EA322D">
        <w:rPr>
          <w:rFonts w:ascii="Trebuchet MS" w:hAnsi="Trebuchet MS"/>
          <w:b/>
          <w:bCs/>
          <w:sz w:val="22"/>
          <w:szCs w:val="22"/>
        </w:rPr>
        <w:t>Uniunea Europeană</w:t>
      </w:r>
      <w:r w:rsidRPr="00EA322D">
        <w:rPr>
          <w:rFonts w:ascii="Trebuchet MS" w:hAnsi="Trebuchet MS"/>
          <w:b/>
          <w:bCs/>
          <w:sz w:val="22"/>
          <w:szCs w:val="22"/>
        </w:rPr>
        <w:t xml:space="preserve"> după indicatorii </w:t>
      </w:r>
      <w:r w:rsidR="002D0A26" w:rsidRPr="00EA322D">
        <w:rPr>
          <w:rFonts w:ascii="Trebuchet MS" w:hAnsi="Trebuchet MS"/>
          <w:b/>
          <w:bCs/>
          <w:sz w:val="22"/>
          <w:szCs w:val="22"/>
        </w:rPr>
        <w:t>privind starea</w:t>
      </w:r>
      <w:r w:rsidRPr="00EA322D">
        <w:rPr>
          <w:rFonts w:ascii="Trebuchet MS" w:hAnsi="Trebuchet MS"/>
          <w:b/>
          <w:bCs/>
          <w:sz w:val="22"/>
          <w:szCs w:val="22"/>
        </w:rPr>
        <w:t xml:space="preserve"> </w:t>
      </w:r>
      <w:r w:rsidR="002D0A26" w:rsidRPr="00EA322D">
        <w:rPr>
          <w:rFonts w:ascii="Trebuchet MS" w:hAnsi="Trebuchet MS"/>
          <w:b/>
          <w:bCs/>
          <w:sz w:val="22"/>
          <w:szCs w:val="22"/>
        </w:rPr>
        <w:t>sănătății</w:t>
      </w:r>
    </w:p>
    <w:bookmarkEnd w:id="4"/>
    <w:p w14:paraId="7AEBDAD8" w14:textId="46D45D09" w:rsidR="00C45ED5" w:rsidRPr="00EA322D" w:rsidRDefault="009A2B9A" w:rsidP="00850444">
      <w:pPr>
        <w:spacing w:before="120" w:line="288" w:lineRule="auto"/>
        <w:jc w:val="both"/>
        <w:rPr>
          <w:rFonts w:ascii="Trebuchet MS" w:hAnsi="Trebuchet MS"/>
          <w:sz w:val="22"/>
          <w:szCs w:val="22"/>
          <w:lang w:val="ro-RO"/>
        </w:rPr>
      </w:pPr>
      <w:r w:rsidRPr="00EA322D">
        <w:rPr>
          <w:rFonts w:ascii="Trebuchet MS" w:hAnsi="Trebuchet MS"/>
          <w:sz w:val="22"/>
          <w:szCs w:val="22"/>
          <w:lang w:val="ro-RO"/>
        </w:rPr>
        <w:t>Prezentul studiul se referă la gruparea țărilor din</w:t>
      </w:r>
      <w:r w:rsidR="00701067" w:rsidRPr="00EA322D">
        <w:rPr>
          <w:rFonts w:ascii="Trebuchet MS" w:hAnsi="Trebuchet MS"/>
          <w:sz w:val="22"/>
          <w:szCs w:val="22"/>
          <w:lang w:val="ro-RO"/>
        </w:rPr>
        <w:t xml:space="preserve"> Uniunea</w:t>
      </w:r>
      <w:r w:rsidR="003E4C80" w:rsidRPr="00EA322D">
        <w:rPr>
          <w:rFonts w:ascii="Trebuchet MS" w:hAnsi="Trebuchet MS"/>
          <w:sz w:val="22"/>
          <w:szCs w:val="22"/>
          <w:lang w:val="ro-RO"/>
        </w:rPr>
        <w:t xml:space="preserve"> Europeană</w:t>
      </w:r>
      <w:r w:rsidRPr="00EA322D">
        <w:rPr>
          <w:rFonts w:ascii="Trebuchet MS" w:hAnsi="Trebuchet MS"/>
          <w:sz w:val="22"/>
          <w:szCs w:val="22"/>
          <w:lang w:val="ro-RO"/>
        </w:rPr>
        <w:t xml:space="preserve"> prin algoritmi de </w:t>
      </w:r>
      <w:proofErr w:type="spellStart"/>
      <w:r w:rsidRPr="00EA322D">
        <w:rPr>
          <w:rFonts w:ascii="Trebuchet MS" w:hAnsi="Trebuchet MS"/>
          <w:sz w:val="22"/>
          <w:szCs w:val="22"/>
          <w:lang w:val="ro-RO"/>
        </w:rPr>
        <w:t>clusterizare</w:t>
      </w:r>
      <w:proofErr w:type="spellEnd"/>
      <w:r w:rsidRPr="00EA322D">
        <w:rPr>
          <w:rFonts w:ascii="Trebuchet MS" w:hAnsi="Trebuchet MS"/>
          <w:sz w:val="22"/>
          <w:szCs w:val="22"/>
          <w:lang w:val="ro-RO"/>
        </w:rPr>
        <w:t xml:space="preserve"> ierarhică după</w:t>
      </w:r>
      <w:r w:rsidR="002D0A26" w:rsidRPr="00EA322D">
        <w:rPr>
          <w:rFonts w:ascii="Trebuchet MS" w:hAnsi="Trebuchet MS"/>
          <w:sz w:val="22"/>
          <w:szCs w:val="22"/>
          <w:lang w:val="ro-RO"/>
        </w:rPr>
        <w:t xml:space="preserve"> indicatorii </w:t>
      </w:r>
      <w:r w:rsidR="008576D5" w:rsidRPr="00EA322D">
        <w:rPr>
          <w:rFonts w:ascii="Trebuchet MS" w:hAnsi="Trebuchet MS"/>
          <w:sz w:val="22"/>
          <w:szCs w:val="22"/>
          <w:lang w:val="ro-RO"/>
        </w:rPr>
        <w:t xml:space="preserve">privind starea sănătății, </w:t>
      </w:r>
      <w:r w:rsidR="000D1B9B" w:rsidRPr="00EA322D">
        <w:rPr>
          <w:rFonts w:ascii="Trebuchet MS" w:hAnsi="Trebuchet MS"/>
          <w:sz w:val="22"/>
          <w:szCs w:val="22"/>
          <w:lang w:val="ro-RO"/>
        </w:rPr>
        <w:t>înregistrați</w:t>
      </w:r>
      <w:r w:rsidR="008576D5" w:rsidRPr="00EA322D">
        <w:rPr>
          <w:rFonts w:ascii="Trebuchet MS" w:hAnsi="Trebuchet MS"/>
          <w:sz w:val="22"/>
          <w:szCs w:val="22"/>
          <w:lang w:val="ro-RO"/>
        </w:rPr>
        <w:t xml:space="preserve"> la nivelul anului 2014. </w:t>
      </w:r>
      <w:r w:rsidRPr="00EA322D">
        <w:rPr>
          <w:rFonts w:ascii="Trebuchet MS" w:hAnsi="Trebuchet MS"/>
          <w:sz w:val="22"/>
          <w:szCs w:val="22"/>
          <w:lang w:val="ro-RO"/>
        </w:rPr>
        <w:t>Indicatorii utilizați în studiu sunt prezentaț</w:t>
      </w:r>
      <w:r w:rsidR="00701067" w:rsidRPr="00EA322D">
        <w:rPr>
          <w:rFonts w:ascii="Trebuchet MS" w:hAnsi="Trebuchet MS"/>
          <w:sz w:val="22"/>
          <w:szCs w:val="22"/>
          <w:lang w:val="ro-RO"/>
        </w:rPr>
        <w:t>i în T</w:t>
      </w:r>
      <w:r w:rsidRPr="00EA322D">
        <w:rPr>
          <w:rFonts w:ascii="Trebuchet MS" w:hAnsi="Trebuchet MS"/>
          <w:sz w:val="22"/>
          <w:szCs w:val="22"/>
          <w:lang w:val="ro-RO"/>
        </w:rPr>
        <w:t>abelul 1 în conformit</w:t>
      </w:r>
      <w:r w:rsidR="00701067" w:rsidRPr="00EA322D">
        <w:rPr>
          <w:rFonts w:ascii="Trebuchet MS" w:hAnsi="Trebuchet MS"/>
          <w:sz w:val="22"/>
          <w:szCs w:val="22"/>
          <w:lang w:val="ro-RO"/>
        </w:rPr>
        <w:t xml:space="preserve">ate cu </w:t>
      </w:r>
      <w:r w:rsidR="002D3DA8" w:rsidRPr="00EA322D">
        <w:rPr>
          <w:rFonts w:ascii="Trebuchet MS" w:hAnsi="Trebuchet MS"/>
          <w:sz w:val="22"/>
          <w:szCs w:val="22"/>
          <w:lang w:val="ro-RO"/>
        </w:rPr>
        <w:t>datele</w:t>
      </w:r>
      <w:r w:rsidR="00701067" w:rsidRPr="00EA322D">
        <w:rPr>
          <w:rFonts w:ascii="Trebuchet MS" w:hAnsi="Trebuchet MS"/>
          <w:sz w:val="22"/>
          <w:szCs w:val="22"/>
          <w:lang w:val="ro-RO"/>
        </w:rPr>
        <w:t xml:space="preserve"> </w:t>
      </w:r>
      <w:proofErr w:type="spellStart"/>
      <w:r w:rsidR="002D0A26" w:rsidRPr="00EA322D">
        <w:rPr>
          <w:rFonts w:ascii="Trebuchet MS" w:hAnsi="Trebuchet MS"/>
          <w:sz w:val="22"/>
          <w:szCs w:val="22"/>
          <w:lang w:val="ro-RO"/>
        </w:rPr>
        <w:t>Eurostat</w:t>
      </w:r>
      <w:proofErr w:type="spellEnd"/>
      <w:r w:rsidR="002D3DA8" w:rsidRPr="00EA322D">
        <w:rPr>
          <w:rFonts w:ascii="Trebuchet MS" w:hAnsi="Trebuchet MS"/>
          <w:sz w:val="22"/>
          <w:szCs w:val="22"/>
          <w:lang w:val="ro-RO"/>
        </w:rPr>
        <w:t xml:space="preserve"> referitoare la acest aspect (</w:t>
      </w:r>
      <w:proofErr w:type="spellStart"/>
      <w:r w:rsidR="002D3DA8" w:rsidRPr="00EA322D">
        <w:rPr>
          <w:rFonts w:ascii="Trebuchet MS" w:hAnsi="Trebuchet MS"/>
          <w:sz w:val="22"/>
          <w:szCs w:val="22"/>
          <w:lang w:val="ro-RO"/>
        </w:rPr>
        <w:t>Health</w:t>
      </w:r>
      <w:proofErr w:type="spellEnd"/>
      <w:r w:rsidR="002D3DA8" w:rsidRPr="00EA322D">
        <w:rPr>
          <w:rFonts w:ascii="Trebuchet MS" w:hAnsi="Trebuchet MS"/>
          <w:sz w:val="22"/>
          <w:szCs w:val="22"/>
          <w:lang w:val="ro-RO"/>
        </w:rPr>
        <w:t>)</w:t>
      </w:r>
      <w:r w:rsidR="002D0A26" w:rsidRPr="00EA322D">
        <w:rPr>
          <w:rFonts w:ascii="Trebuchet MS" w:hAnsi="Trebuchet MS"/>
          <w:sz w:val="22"/>
          <w:szCs w:val="22"/>
          <w:lang w:val="ro-RO"/>
        </w:rPr>
        <w:t xml:space="preserve"> și sunt exprimați în procente</w:t>
      </w:r>
      <w:r w:rsidRPr="00EA322D">
        <w:rPr>
          <w:rFonts w:ascii="Trebuchet MS" w:hAnsi="Trebuchet MS"/>
          <w:sz w:val="22"/>
          <w:szCs w:val="22"/>
          <w:lang w:val="ro-RO"/>
        </w:rPr>
        <w:t xml:space="preserve">. Datele se află în fișierul </w:t>
      </w:r>
      <w:r w:rsidR="00E635F0" w:rsidRPr="00EA322D">
        <w:rPr>
          <w:rFonts w:ascii="Trebuchet MS" w:hAnsi="Trebuchet MS"/>
          <w:i/>
          <w:iCs/>
          <w:sz w:val="22"/>
          <w:szCs w:val="22"/>
          <w:lang w:val="ro-RO"/>
        </w:rPr>
        <w:t>Sanatate</w:t>
      </w:r>
      <w:r w:rsidRPr="00EA322D">
        <w:rPr>
          <w:rFonts w:ascii="Trebuchet MS" w:hAnsi="Trebuchet MS"/>
          <w:i/>
          <w:iCs/>
          <w:sz w:val="22"/>
          <w:szCs w:val="22"/>
          <w:lang w:val="ro-RO"/>
        </w:rPr>
        <w:t xml:space="preserve">.csv </w:t>
      </w:r>
      <w:r w:rsidRPr="00EA322D">
        <w:rPr>
          <w:rFonts w:ascii="Trebuchet MS" w:hAnsi="Trebuchet MS"/>
          <w:sz w:val="22"/>
          <w:szCs w:val="22"/>
          <w:lang w:val="ro-RO"/>
        </w:rPr>
        <w:t>atașat studiului.</w:t>
      </w:r>
    </w:p>
    <w:p w14:paraId="7EA1F4A5" w14:textId="65A475CB" w:rsidR="009A2B9A" w:rsidRPr="00EA322D" w:rsidRDefault="00286A13" w:rsidP="00286A13">
      <w:pPr>
        <w:spacing w:before="120"/>
        <w:jc w:val="both"/>
        <w:rPr>
          <w:rFonts w:ascii="Trebuchet MS" w:hAnsi="Trebuchet MS"/>
          <w:sz w:val="22"/>
          <w:szCs w:val="22"/>
          <w:lang w:val="ro-RO"/>
        </w:rPr>
      </w:pPr>
      <w:r w:rsidRPr="00EA322D">
        <w:rPr>
          <w:rFonts w:ascii="Trebuchet MS" w:hAnsi="Trebuchet MS"/>
          <w:sz w:val="22"/>
          <w:szCs w:val="22"/>
          <w:lang w:val="ro-RO"/>
        </w:rPr>
        <w:t>Tabelul 1. Indicatori privind starea sănătății</w:t>
      </w:r>
    </w:p>
    <w:tbl>
      <w:tblPr>
        <w:tblStyle w:val="Tabelgril1Luminos"/>
        <w:tblW w:w="8995" w:type="dxa"/>
        <w:tblLook w:val="04A0" w:firstRow="1" w:lastRow="0" w:firstColumn="1" w:lastColumn="0" w:noHBand="0" w:noVBand="1"/>
      </w:tblPr>
      <w:tblGrid>
        <w:gridCol w:w="1912"/>
        <w:gridCol w:w="7083"/>
      </w:tblGrid>
      <w:tr w:rsidR="009A2B9A" w:rsidRPr="00EA322D" w14:paraId="745EBD86" w14:textId="77777777" w:rsidTr="004947C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center"/>
            <w:hideMark/>
          </w:tcPr>
          <w:p w14:paraId="26334A4A" w14:textId="77777777" w:rsidR="009A2B9A" w:rsidRPr="00EA322D" w:rsidRDefault="009A2B9A" w:rsidP="000A1880">
            <w:pPr>
              <w:jc w:val="center"/>
              <w:rPr>
                <w:rFonts w:ascii="Trebuchet MS" w:hAnsi="Trebuchet MS"/>
                <w:sz w:val="22"/>
                <w:szCs w:val="22"/>
                <w:lang w:val="ro-RO"/>
              </w:rPr>
            </w:pPr>
            <w:r w:rsidRPr="00EA322D">
              <w:rPr>
                <w:rFonts w:ascii="Trebuchet MS" w:hAnsi="Trebuchet MS"/>
                <w:sz w:val="22"/>
                <w:szCs w:val="22"/>
                <w:lang w:val="ro-RO"/>
              </w:rPr>
              <w:t>Cod</w:t>
            </w:r>
          </w:p>
        </w:tc>
        <w:tc>
          <w:tcPr>
            <w:tcW w:w="7083" w:type="dxa"/>
            <w:noWrap/>
            <w:vAlign w:val="center"/>
            <w:hideMark/>
          </w:tcPr>
          <w:tbl>
            <w:tblPr>
              <w:tblW w:w="6636" w:type="dxa"/>
              <w:tblInd w:w="102" w:type="dxa"/>
              <w:tblBorders>
                <w:top w:val="nil"/>
                <w:left w:val="nil"/>
                <w:bottom w:val="nil"/>
                <w:right w:val="nil"/>
              </w:tblBorders>
              <w:tblLook w:val="0000" w:firstRow="0" w:lastRow="0" w:firstColumn="0" w:lastColumn="0" w:noHBand="0" w:noVBand="0"/>
            </w:tblPr>
            <w:tblGrid>
              <w:gridCol w:w="6636"/>
            </w:tblGrid>
            <w:tr w:rsidR="009A2B9A" w:rsidRPr="00EA322D" w14:paraId="1067EBA5" w14:textId="77777777" w:rsidTr="00DE5D4C">
              <w:trPr>
                <w:trHeight w:val="183"/>
              </w:trPr>
              <w:tc>
                <w:tcPr>
                  <w:tcW w:w="0" w:type="auto"/>
                </w:tcPr>
                <w:p w14:paraId="18B5C58A" w14:textId="77777777" w:rsidR="009A2B9A" w:rsidRPr="00EA322D" w:rsidRDefault="009A2B9A" w:rsidP="000A1880">
                  <w:pPr>
                    <w:jc w:val="center"/>
                    <w:rPr>
                      <w:rFonts w:ascii="Trebuchet MS" w:hAnsi="Trebuchet MS"/>
                      <w:sz w:val="22"/>
                      <w:szCs w:val="22"/>
                      <w:lang w:val="ro-RO"/>
                    </w:rPr>
                  </w:pPr>
                  <w:r w:rsidRPr="00EA322D">
                    <w:rPr>
                      <w:rFonts w:ascii="Trebuchet MS" w:hAnsi="Trebuchet MS"/>
                      <w:b/>
                      <w:sz w:val="22"/>
                      <w:szCs w:val="22"/>
                      <w:lang w:val="ro-RO"/>
                    </w:rPr>
                    <w:t>S</w:t>
                  </w:r>
                  <w:r w:rsidRPr="00EA322D">
                    <w:rPr>
                      <w:rFonts w:ascii="Trebuchet MS" w:hAnsi="Trebuchet MS"/>
                      <w:b/>
                      <w:bCs/>
                      <w:sz w:val="22"/>
                      <w:szCs w:val="22"/>
                      <w:lang w:val="ro-RO"/>
                    </w:rPr>
                    <w:t>emnificație</w:t>
                  </w:r>
                </w:p>
              </w:tc>
            </w:tr>
          </w:tbl>
          <w:p w14:paraId="7DC7C85E" w14:textId="77777777" w:rsidR="009A2B9A" w:rsidRPr="00EA322D" w:rsidRDefault="009A2B9A" w:rsidP="000A1880">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p>
        </w:tc>
      </w:tr>
      <w:tr w:rsidR="009A2B9A" w:rsidRPr="00EA322D" w14:paraId="18A6B113" w14:textId="77777777" w:rsidTr="004947C8">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center"/>
          </w:tcPr>
          <w:p w14:paraId="7199B5C9" w14:textId="77777777" w:rsidR="009A2B9A" w:rsidRPr="00EA322D" w:rsidRDefault="007E6C66" w:rsidP="00126A4E">
            <w:pPr>
              <w:jc w:val="center"/>
              <w:rPr>
                <w:rFonts w:ascii="Trebuchet MS" w:hAnsi="Trebuchet MS"/>
                <w:sz w:val="22"/>
                <w:szCs w:val="22"/>
                <w:lang w:val="ro-RO"/>
              </w:rPr>
            </w:pPr>
            <w:r w:rsidRPr="00EA322D">
              <w:rPr>
                <w:rFonts w:ascii="Trebuchet MS" w:hAnsi="Trebuchet MS"/>
                <w:sz w:val="22"/>
                <w:szCs w:val="22"/>
                <w:lang w:val="ro-RO"/>
              </w:rPr>
              <w:t>DU</w:t>
            </w:r>
          </w:p>
        </w:tc>
        <w:tc>
          <w:tcPr>
            <w:tcW w:w="7083" w:type="dxa"/>
            <w:noWrap/>
            <w:vAlign w:val="center"/>
          </w:tcPr>
          <w:p w14:paraId="30DFE6D1" w14:textId="77777777" w:rsidR="009A2B9A" w:rsidRPr="00EA322D" w:rsidRDefault="007E6C66" w:rsidP="007E6C66">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Procentaj persoane care suferă de depresie ușoară</w:t>
            </w:r>
          </w:p>
        </w:tc>
      </w:tr>
      <w:tr w:rsidR="009A2B9A" w:rsidRPr="00EA322D" w14:paraId="6087A4E8" w14:textId="77777777" w:rsidTr="004947C8">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center"/>
          </w:tcPr>
          <w:p w14:paraId="4DE3F4E0" w14:textId="77777777" w:rsidR="009A2B9A" w:rsidRPr="00EA322D" w:rsidRDefault="007E6C66" w:rsidP="00126A4E">
            <w:pPr>
              <w:jc w:val="center"/>
              <w:rPr>
                <w:rFonts w:ascii="Trebuchet MS" w:hAnsi="Trebuchet MS"/>
                <w:sz w:val="22"/>
                <w:szCs w:val="22"/>
                <w:lang w:val="ro-RO"/>
              </w:rPr>
            </w:pPr>
            <w:r w:rsidRPr="00EA322D">
              <w:rPr>
                <w:rFonts w:ascii="Trebuchet MS" w:hAnsi="Trebuchet MS"/>
                <w:sz w:val="22"/>
                <w:szCs w:val="22"/>
                <w:lang w:val="ro-RO"/>
              </w:rPr>
              <w:t>DM</w:t>
            </w:r>
          </w:p>
        </w:tc>
        <w:tc>
          <w:tcPr>
            <w:tcW w:w="7083" w:type="dxa"/>
            <w:noWrap/>
            <w:vAlign w:val="center"/>
          </w:tcPr>
          <w:p w14:paraId="3D362073" w14:textId="77777777" w:rsidR="009A2B9A" w:rsidRPr="00EA322D" w:rsidRDefault="007E6C66" w:rsidP="007E6C66">
            <w:pPr>
              <w:jc w:val="both"/>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Procentaj persoane care suferă de depresie moderată</w:t>
            </w:r>
          </w:p>
        </w:tc>
      </w:tr>
      <w:tr w:rsidR="009A2B9A" w:rsidRPr="00EA322D" w14:paraId="78775A77" w14:textId="77777777" w:rsidTr="001E1E38">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center"/>
          </w:tcPr>
          <w:p w14:paraId="4ECE3CE9" w14:textId="77777777" w:rsidR="009A2B9A" w:rsidRPr="00EA322D" w:rsidRDefault="007E6C66" w:rsidP="00126A4E">
            <w:pPr>
              <w:jc w:val="center"/>
              <w:rPr>
                <w:rFonts w:ascii="Trebuchet MS" w:hAnsi="Trebuchet MS"/>
                <w:sz w:val="22"/>
                <w:szCs w:val="22"/>
                <w:lang w:val="ro-RO"/>
              </w:rPr>
            </w:pPr>
            <w:r w:rsidRPr="00EA322D">
              <w:rPr>
                <w:rFonts w:ascii="Trebuchet MS" w:hAnsi="Trebuchet MS"/>
                <w:sz w:val="22"/>
                <w:szCs w:val="22"/>
                <w:lang w:val="ro-RO"/>
              </w:rPr>
              <w:t>DS</w:t>
            </w:r>
          </w:p>
        </w:tc>
        <w:tc>
          <w:tcPr>
            <w:tcW w:w="7083" w:type="dxa"/>
            <w:noWrap/>
            <w:vAlign w:val="center"/>
          </w:tcPr>
          <w:p w14:paraId="59038E4F" w14:textId="77777777" w:rsidR="009A2B9A" w:rsidRPr="00EA322D" w:rsidRDefault="007E6C66" w:rsidP="007E6C66">
            <w:pPr>
              <w:jc w:val="both"/>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 xml:space="preserve">Procentaj persoane care suferă de depresie </w:t>
            </w:r>
            <w:r w:rsidR="0006711D" w:rsidRPr="00EA322D">
              <w:rPr>
                <w:rFonts w:ascii="Trebuchet MS" w:hAnsi="Trebuchet MS"/>
                <w:sz w:val="22"/>
                <w:szCs w:val="22"/>
                <w:lang w:val="ro-RO"/>
              </w:rPr>
              <w:t>se</w:t>
            </w:r>
            <w:r w:rsidRPr="00EA322D">
              <w:rPr>
                <w:rFonts w:ascii="Trebuchet MS" w:hAnsi="Trebuchet MS"/>
                <w:sz w:val="22"/>
                <w:szCs w:val="22"/>
                <w:lang w:val="ro-RO"/>
              </w:rPr>
              <w:t>veră</w:t>
            </w:r>
          </w:p>
        </w:tc>
      </w:tr>
      <w:tr w:rsidR="009A2B9A" w:rsidRPr="00EA322D" w14:paraId="68A6C23B" w14:textId="77777777" w:rsidTr="004947C8">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center"/>
          </w:tcPr>
          <w:p w14:paraId="15D68B68" w14:textId="77777777" w:rsidR="009A2B9A" w:rsidRPr="00EA322D" w:rsidRDefault="00EC6055" w:rsidP="00126A4E">
            <w:pPr>
              <w:jc w:val="center"/>
              <w:rPr>
                <w:rFonts w:ascii="Trebuchet MS" w:hAnsi="Trebuchet MS"/>
                <w:sz w:val="22"/>
                <w:szCs w:val="22"/>
                <w:lang w:val="ro-RO"/>
              </w:rPr>
            </w:pPr>
            <w:r w:rsidRPr="00EA322D">
              <w:rPr>
                <w:rFonts w:ascii="Trebuchet MS" w:hAnsi="Trebuchet MS"/>
                <w:sz w:val="22"/>
                <w:szCs w:val="22"/>
                <w:lang w:val="ro-RO"/>
              </w:rPr>
              <w:t>DV</w:t>
            </w:r>
          </w:p>
        </w:tc>
        <w:tc>
          <w:tcPr>
            <w:tcW w:w="7083" w:type="dxa"/>
            <w:noWrap/>
            <w:vAlign w:val="center"/>
          </w:tcPr>
          <w:p w14:paraId="62AED824" w14:textId="77777777" w:rsidR="009A2B9A" w:rsidRPr="00EA322D" w:rsidRDefault="00EC6055" w:rsidP="00EC6055">
            <w:pPr>
              <w:cnfStyle w:val="000000000000" w:firstRow="0" w:lastRow="0" w:firstColumn="0" w:lastColumn="0" w:oddVBand="0" w:evenVBand="0" w:oddHBand="0" w:evenHBand="0" w:firstRowFirstColumn="0" w:firstRowLastColumn="0" w:lastRowFirstColumn="0" w:lastRowLastColumn="0"/>
              <w:rPr>
                <w:rFonts w:ascii="Trebuchet MS" w:hAnsi="Trebuchet MS"/>
                <w:strike/>
                <w:sz w:val="22"/>
                <w:szCs w:val="22"/>
                <w:lang w:val="ro-RO"/>
              </w:rPr>
            </w:pPr>
            <w:r w:rsidRPr="00EA322D">
              <w:rPr>
                <w:rFonts w:ascii="Trebuchet MS" w:hAnsi="Trebuchet MS"/>
                <w:sz w:val="22"/>
                <w:szCs w:val="22"/>
                <w:lang w:val="ro-RO"/>
              </w:rPr>
              <w:t>Procentaj persoane cu deficiențe de vedere</w:t>
            </w:r>
          </w:p>
        </w:tc>
      </w:tr>
      <w:tr w:rsidR="00EC6055" w:rsidRPr="00EA322D" w14:paraId="5A0AB4CE" w14:textId="77777777" w:rsidTr="004947C8">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center"/>
          </w:tcPr>
          <w:p w14:paraId="60763383" w14:textId="77777777" w:rsidR="00EC6055" w:rsidRPr="00EA322D" w:rsidRDefault="00EC6055" w:rsidP="00EC6055">
            <w:pPr>
              <w:jc w:val="center"/>
              <w:rPr>
                <w:rFonts w:ascii="Trebuchet MS" w:hAnsi="Trebuchet MS"/>
                <w:sz w:val="22"/>
                <w:szCs w:val="22"/>
                <w:lang w:val="ro-RO"/>
              </w:rPr>
            </w:pPr>
            <w:r w:rsidRPr="00EA322D">
              <w:rPr>
                <w:rFonts w:ascii="Trebuchet MS" w:hAnsi="Trebuchet MS"/>
                <w:sz w:val="22"/>
                <w:szCs w:val="22"/>
                <w:lang w:val="ro-RO"/>
              </w:rPr>
              <w:t>DA</w:t>
            </w:r>
          </w:p>
        </w:tc>
        <w:tc>
          <w:tcPr>
            <w:tcW w:w="7083" w:type="dxa"/>
            <w:noWrap/>
            <w:vAlign w:val="center"/>
          </w:tcPr>
          <w:p w14:paraId="31A31FE0" w14:textId="77777777" w:rsidR="00EC6055" w:rsidRPr="00EA322D" w:rsidRDefault="00EC6055" w:rsidP="00EC6055">
            <w:pPr>
              <w:cnfStyle w:val="000000000000" w:firstRow="0" w:lastRow="0" w:firstColumn="0" w:lastColumn="0" w:oddVBand="0" w:evenVBand="0" w:oddHBand="0" w:evenHBand="0" w:firstRowFirstColumn="0" w:firstRowLastColumn="0" w:lastRowFirstColumn="0" w:lastRowLastColumn="0"/>
              <w:rPr>
                <w:rFonts w:ascii="Trebuchet MS" w:hAnsi="Trebuchet MS"/>
                <w:strike/>
                <w:sz w:val="22"/>
                <w:szCs w:val="22"/>
                <w:lang w:val="ro-RO"/>
              </w:rPr>
            </w:pPr>
            <w:r w:rsidRPr="00EA322D">
              <w:rPr>
                <w:rFonts w:ascii="Trebuchet MS" w:hAnsi="Trebuchet MS"/>
                <w:sz w:val="22"/>
                <w:szCs w:val="22"/>
                <w:lang w:val="ro-RO"/>
              </w:rPr>
              <w:t>Procentaj persoane cu deficiențe de auz</w:t>
            </w:r>
          </w:p>
        </w:tc>
      </w:tr>
      <w:tr w:rsidR="00EC6055" w:rsidRPr="00EA322D" w14:paraId="3E0E2C85" w14:textId="77777777" w:rsidTr="004947C8">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center"/>
          </w:tcPr>
          <w:p w14:paraId="67C73A45" w14:textId="77777777" w:rsidR="00EC6055" w:rsidRPr="00EA322D" w:rsidRDefault="00BE5D4B" w:rsidP="00EC6055">
            <w:pPr>
              <w:jc w:val="center"/>
              <w:rPr>
                <w:rFonts w:ascii="Trebuchet MS" w:hAnsi="Trebuchet MS"/>
                <w:sz w:val="22"/>
                <w:szCs w:val="22"/>
                <w:lang w:val="ro-RO"/>
              </w:rPr>
            </w:pPr>
            <w:r w:rsidRPr="00EA322D">
              <w:rPr>
                <w:rFonts w:ascii="Trebuchet MS" w:hAnsi="Trebuchet MS"/>
                <w:sz w:val="22"/>
                <w:szCs w:val="22"/>
                <w:lang w:val="ro-RO"/>
              </w:rPr>
              <w:t>DD</w:t>
            </w:r>
          </w:p>
        </w:tc>
        <w:tc>
          <w:tcPr>
            <w:tcW w:w="7083" w:type="dxa"/>
            <w:noWrap/>
            <w:vAlign w:val="center"/>
          </w:tcPr>
          <w:p w14:paraId="6113576F" w14:textId="77777777" w:rsidR="00EC6055" w:rsidRPr="00EA322D" w:rsidRDefault="008B3338" w:rsidP="008B3338">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Procentaj persoane cu dificultăți de deplasare</w:t>
            </w:r>
          </w:p>
        </w:tc>
      </w:tr>
      <w:tr w:rsidR="008B3338" w:rsidRPr="00EA322D" w14:paraId="4A1FC935" w14:textId="77777777" w:rsidTr="004947C8">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center"/>
          </w:tcPr>
          <w:p w14:paraId="40CEB312" w14:textId="77777777" w:rsidR="008B3338" w:rsidRPr="00EA322D" w:rsidRDefault="008B3338" w:rsidP="008B3338">
            <w:pPr>
              <w:jc w:val="center"/>
              <w:rPr>
                <w:rFonts w:ascii="Trebuchet MS" w:hAnsi="Trebuchet MS"/>
                <w:sz w:val="22"/>
                <w:szCs w:val="22"/>
                <w:lang w:val="ro-RO"/>
              </w:rPr>
            </w:pPr>
            <w:r w:rsidRPr="00EA322D">
              <w:rPr>
                <w:rFonts w:ascii="Trebuchet MS" w:hAnsi="Trebuchet MS"/>
                <w:sz w:val="22"/>
                <w:szCs w:val="22"/>
                <w:lang w:val="ro-RO"/>
              </w:rPr>
              <w:t>SA</w:t>
            </w:r>
          </w:p>
        </w:tc>
        <w:tc>
          <w:tcPr>
            <w:tcW w:w="7083" w:type="dxa"/>
            <w:noWrap/>
            <w:vAlign w:val="center"/>
          </w:tcPr>
          <w:p w14:paraId="54B8A1B0" w14:textId="77777777" w:rsidR="008B3338" w:rsidRPr="00EA322D" w:rsidRDefault="008B3338" w:rsidP="008B3338">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Procentaj persoane care suferă de astm</w:t>
            </w:r>
          </w:p>
        </w:tc>
      </w:tr>
      <w:tr w:rsidR="008B3338" w:rsidRPr="00EA322D" w14:paraId="34F1575E" w14:textId="77777777" w:rsidTr="001E1E38">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center"/>
          </w:tcPr>
          <w:p w14:paraId="4076E227" w14:textId="77777777" w:rsidR="008B3338" w:rsidRPr="00EA322D" w:rsidRDefault="008B3338" w:rsidP="008B3338">
            <w:pPr>
              <w:jc w:val="center"/>
              <w:rPr>
                <w:rFonts w:ascii="Trebuchet MS" w:hAnsi="Trebuchet MS"/>
                <w:sz w:val="22"/>
                <w:szCs w:val="22"/>
                <w:lang w:val="ro-RO"/>
              </w:rPr>
            </w:pPr>
            <w:r w:rsidRPr="00EA322D">
              <w:rPr>
                <w:rFonts w:ascii="Trebuchet MS" w:hAnsi="Trebuchet MS"/>
                <w:sz w:val="22"/>
                <w:szCs w:val="22"/>
                <w:lang w:val="ro-RO"/>
              </w:rPr>
              <w:t>BR</w:t>
            </w:r>
          </w:p>
        </w:tc>
        <w:tc>
          <w:tcPr>
            <w:tcW w:w="7083" w:type="dxa"/>
            <w:noWrap/>
            <w:vAlign w:val="center"/>
          </w:tcPr>
          <w:p w14:paraId="2BCEBB3A" w14:textId="77777777" w:rsidR="008B3338" w:rsidRPr="00EA322D" w:rsidRDefault="008B3338" w:rsidP="008B3338">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Procentaj persoane care suferă de boli respiratorii</w:t>
            </w:r>
          </w:p>
        </w:tc>
      </w:tr>
      <w:tr w:rsidR="008B3338" w:rsidRPr="00EA322D" w14:paraId="7CC137AC" w14:textId="77777777" w:rsidTr="001E1E38">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center"/>
          </w:tcPr>
          <w:p w14:paraId="29B18CF0" w14:textId="77777777" w:rsidR="008B3338" w:rsidRPr="00EA322D" w:rsidRDefault="008B3338" w:rsidP="008B3338">
            <w:pPr>
              <w:jc w:val="center"/>
              <w:rPr>
                <w:rFonts w:ascii="Trebuchet MS" w:hAnsi="Trebuchet MS"/>
                <w:sz w:val="22"/>
                <w:szCs w:val="22"/>
                <w:lang w:val="ro-RO"/>
              </w:rPr>
            </w:pPr>
            <w:r w:rsidRPr="00EA322D">
              <w:rPr>
                <w:rFonts w:ascii="Trebuchet MS" w:hAnsi="Trebuchet MS"/>
                <w:sz w:val="22"/>
                <w:szCs w:val="22"/>
                <w:lang w:val="ro-RO"/>
              </w:rPr>
              <w:t>TA</w:t>
            </w:r>
          </w:p>
        </w:tc>
        <w:tc>
          <w:tcPr>
            <w:tcW w:w="7083" w:type="dxa"/>
            <w:noWrap/>
            <w:vAlign w:val="center"/>
          </w:tcPr>
          <w:p w14:paraId="1B789A39" w14:textId="77777777" w:rsidR="008B3338" w:rsidRPr="00EA322D" w:rsidRDefault="008B3338" w:rsidP="008B3338">
            <w:pPr>
              <w:jc w:val="both"/>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Procentaj persoane care suferă de tensiune arterială crescută</w:t>
            </w:r>
          </w:p>
        </w:tc>
      </w:tr>
      <w:tr w:rsidR="008B3338" w:rsidRPr="00EA322D" w14:paraId="6829F889" w14:textId="77777777" w:rsidTr="004947C8">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center"/>
          </w:tcPr>
          <w:p w14:paraId="1B81BFD1" w14:textId="77777777" w:rsidR="008B3338" w:rsidRPr="00EA322D" w:rsidRDefault="008B3338" w:rsidP="008B3338">
            <w:pPr>
              <w:jc w:val="center"/>
              <w:rPr>
                <w:rFonts w:ascii="Trebuchet MS" w:hAnsi="Trebuchet MS"/>
                <w:sz w:val="22"/>
                <w:szCs w:val="22"/>
                <w:lang w:val="ro-RO"/>
              </w:rPr>
            </w:pPr>
            <w:r w:rsidRPr="00EA322D">
              <w:rPr>
                <w:rFonts w:ascii="Trebuchet MS" w:hAnsi="Trebuchet MS"/>
                <w:sz w:val="22"/>
                <w:szCs w:val="22"/>
                <w:lang w:val="ro-RO"/>
              </w:rPr>
              <w:t>SD</w:t>
            </w:r>
          </w:p>
        </w:tc>
        <w:tc>
          <w:tcPr>
            <w:tcW w:w="7083" w:type="dxa"/>
            <w:noWrap/>
            <w:vAlign w:val="center"/>
          </w:tcPr>
          <w:p w14:paraId="5BA871FE" w14:textId="77777777" w:rsidR="008B3338" w:rsidRPr="00EA322D" w:rsidRDefault="008B3338" w:rsidP="008B3338">
            <w:pPr>
              <w:jc w:val="both"/>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Procentaj persoane care suferă de diabet</w:t>
            </w:r>
          </w:p>
        </w:tc>
      </w:tr>
      <w:tr w:rsidR="008B3338" w:rsidRPr="00EA322D" w14:paraId="6F9EAB04" w14:textId="77777777" w:rsidTr="004947C8">
        <w:trPr>
          <w:trHeight w:val="415"/>
        </w:trPr>
        <w:tc>
          <w:tcPr>
            <w:cnfStyle w:val="001000000000" w:firstRow="0" w:lastRow="0" w:firstColumn="1" w:lastColumn="0" w:oddVBand="0" w:evenVBand="0" w:oddHBand="0" w:evenHBand="0" w:firstRowFirstColumn="0" w:firstRowLastColumn="0" w:lastRowFirstColumn="0" w:lastRowLastColumn="0"/>
            <w:tcW w:w="1912" w:type="dxa"/>
            <w:noWrap/>
            <w:vAlign w:val="center"/>
          </w:tcPr>
          <w:p w14:paraId="2D3082C0" w14:textId="77777777" w:rsidR="008B3338" w:rsidRPr="00EA322D" w:rsidRDefault="008B3338" w:rsidP="008B3338">
            <w:pPr>
              <w:jc w:val="center"/>
              <w:rPr>
                <w:rFonts w:ascii="Trebuchet MS" w:hAnsi="Trebuchet MS"/>
                <w:sz w:val="22"/>
                <w:szCs w:val="22"/>
                <w:lang w:val="ro-RO"/>
              </w:rPr>
            </w:pPr>
            <w:r w:rsidRPr="00EA322D">
              <w:rPr>
                <w:rFonts w:ascii="Trebuchet MS" w:hAnsi="Trebuchet MS"/>
                <w:sz w:val="22"/>
                <w:szCs w:val="22"/>
                <w:lang w:val="ro-RO"/>
              </w:rPr>
              <w:t>IA</w:t>
            </w:r>
          </w:p>
        </w:tc>
        <w:tc>
          <w:tcPr>
            <w:tcW w:w="7083" w:type="dxa"/>
            <w:noWrap/>
            <w:vAlign w:val="center"/>
          </w:tcPr>
          <w:p w14:paraId="3914D791" w14:textId="77777777" w:rsidR="008B3338" w:rsidRPr="00EA322D" w:rsidRDefault="008B3338" w:rsidP="008B3338">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Procentaj persoane rănite în accidente</w:t>
            </w:r>
          </w:p>
        </w:tc>
      </w:tr>
    </w:tbl>
    <w:p w14:paraId="4FFBFE39" w14:textId="74848FF6" w:rsidR="009A2B9A" w:rsidRPr="00EA322D" w:rsidRDefault="009A2B9A" w:rsidP="009A2B9A">
      <w:pPr>
        <w:rPr>
          <w:rFonts w:ascii="Trebuchet MS" w:hAnsi="Trebuchet MS"/>
          <w:sz w:val="22"/>
          <w:szCs w:val="22"/>
          <w:lang w:val="ro-RO"/>
        </w:rPr>
      </w:pPr>
    </w:p>
    <w:p w14:paraId="77DBE091" w14:textId="586A9F05" w:rsidR="00850444" w:rsidRPr="00EA322D" w:rsidRDefault="00850444" w:rsidP="00850444">
      <w:pPr>
        <w:pStyle w:val="Default"/>
        <w:spacing w:line="288" w:lineRule="auto"/>
        <w:jc w:val="both"/>
        <w:rPr>
          <w:rFonts w:ascii="Trebuchet MS" w:hAnsi="Trebuchet MS"/>
          <w:sz w:val="22"/>
          <w:szCs w:val="22"/>
        </w:rPr>
      </w:pPr>
      <w:r w:rsidRPr="00EA322D">
        <w:rPr>
          <w:rFonts w:ascii="Trebuchet MS" w:hAnsi="Trebuchet MS"/>
          <w:sz w:val="22"/>
          <w:szCs w:val="22"/>
        </w:rPr>
        <w:t xml:space="preserve">Vom efectua două clasificări ale instanțelor, prin metoda </w:t>
      </w:r>
      <w:proofErr w:type="spellStart"/>
      <w:r w:rsidRPr="00EA322D">
        <w:rPr>
          <w:rFonts w:ascii="Trebuchet MS" w:hAnsi="Trebuchet MS"/>
          <w:sz w:val="22"/>
          <w:szCs w:val="22"/>
        </w:rPr>
        <w:t>Ward</w:t>
      </w:r>
      <w:proofErr w:type="spellEnd"/>
      <w:r w:rsidRPr="00EA322D">
        <w:rPr>
          <w:rFonts w:ascii="Trebuchet MS" w:hAnsi="Trebuchet MS"/>
          <w:sz w:val="22"/>
          <w:szCs w:val="22"/>
        </w:rPr>
        <w:t xml:space="preserve"> și prin legătură completă și o clasificare a indicatorilor prin legătură completă. </w:t>
      </w:r>
    </w:p>
    <w:p w14:paraId="49431D20" w14:textId="77777777" w:rsidR="00850444" w:rsidRPr="00EA322D" w:rsidRDefault="00850444" w:rsidP="00755C0E">
      <w:pPr>
        <w:pStyle w:val="Default"/>
        <w:spacing w:before="360" w:line="288" w:lineRule="auto"/>
        <w:jc w:val="both"/>
        <w:rPr>
          <w:rFonts w:ascii="Trebuchet MS" w:hAnsi="Trebuchet MS"/>
          <w:sz w:val="22"/>
          <w:szCs w:val="22"/>
        </w:rPr>
      </w:pPr>
      <w:r w:rsidRPr="00EA322D">
        <w:rPr>
          <w:rFonts w:ascii="Trebuchet MS" w:hAnsi="Trebuchet MS"/>
          <w:sz w:val="22"/>
          <w:szCs w:val="22"/>
        </w:rPr>
        <w:t xml:space="preserve">1. </w:t>
      </w:r>
      <w:r w:rsidRPr="00EA322D">
        <w:rPr>
          <w:rFonts w:ascii="Trebuchet MS" w:hAnsi="Trebuchet MS"/>
          <w:b/>
          <w:bCs/>
          <w:sz w:val="22"/>
          <w:szCs w:val="22"/>
        </w:rPr>
        <w:t xml:space="preserve">Clasificarea țărilor prin metoda </w:t>
      </w:r>
      <w:proofErr w:type="spellStart"/>
      <w:r w:rsidRPr="00EA322D">
        <w:rPr>
          <w:rFonts w:ascii="Trebuchet MS" w:hAnsi="Trebuchet MS"/>
          <w:b/>
          <w:bCs/>
          <w:sz w:val="22"/>
          <w:szCs w:val="22"/>
        </w:rPr>
        <w:t>Ward</w:t>
      </w:r>
      <w:proofErr w:type="spellEnd"/>
      <w:r w:rsidRPr="00EA322D">
        <w:rPr>
          <w:rFonts w:ascii="Trebuchet MS" w:hAnsi="Trebuchet MS"/>
          <w:sz w:val="22"/>
          <w:szCs w:val="22"/>
        </w:rPr>
        <w:t xml:space="preserve"> </w:t>
      </w:r>
    </w:p>
    <w:p w14:paraId="04338E51" w14:textId="77777777" w:rsidR="00235069" w:rsidRPr="00EA322D" w:rsidRDefault="00850444" w:rsidP="00850444">
      <w:pPr>
        <w:pStyle w:val="Default"/>
        <w:spacing w:line="288" w:lineRule="auto"/>
        <w:jc w:val="both"/>
        <w:rPr>
          <w:rFonts w:ascii="Trebuchet MS" w:hAnsi="Trebuchet MS"/>
          <w:sz w:val="22"/>
          <w:szCs w:val="22"/>
        </w:rPr>
      </w:pPr>
      <w:r w:rsidRPr="00EA322D">
        <w:rPr>
          <w:rFonts w:ascii="Trebuchet MS" w:hAnsi="Trebuchet MS"/>
          <w:sz w:val="22"/>
          <w:szCs w:val="22"/>
        </w:rPr>
        <w:t>Metrica utilizată este metrica euclidiană. Mai întâi vom determina și analiza partiția optimală, apoi o partiție aleasă după exam</w:t>
      </w:r>
      <w:r w:rsidR="00235069" w:rsidRPr="00EA322D">
        <w:rPr>
          <w:rFonts w:ascii="Trebuchet MS" w:hAnsi="Trebuchet MS"/>
          <w:sz w:val="22"/>
          <w:szCs w:val="22"/>
        </w:rPr>
        <w:t xml:space="preserve">inarea graficului </w:t>
      </w:r>
      <w:proofErr w:type="spellStart"/>
      <w:r w:rsidR="00235069" w:rsidRPr="00EA322D">
        <w:rPr>
          <w:rFonts w:ascii="Trebuchet MS" w:hAnsi="Trebuchet MS"/>
          <w:sz w:val="22"/>
          <w:szCs w:val="22"/>
        </w:rPr>
        <w:t>dendrogramă</w:t>
      </w:r>
      <w:proofErr w:type="spellEnd"/>
      <w:r w:rsidR="00235069" w:rsidRPr="00EA322D">
        <w:rPr>
          <w:rFonts w:ascii="Trebuchet MS" w:hAnsi="Trebuchet MS"/>
          <w:sz w:val="22"/>
          <w:szCs w:val="22"/>
        </w:rPr>
        <w:t xml:space="preserve">. </w:t>
      </w:r>
    </w:p>
    <w:p w14:paraId="457F0D20" w14:textId="48E75D04" w:rsidR="00850444" w:rsidRPr="00EA322D" w:rsidRDefault="00850444" w:rsidP="00235069">
      <w:pPr>
        <w:pStyle w:val="Default"/>
        <w:spacing w:before="120" w:line="288" w:lineRule="auto"/>
        <w:jc w:val="both"/>
        <w:rPr>
          <w:rFonts w:ascii="Trebuchet MS" w:hAnsi="Trebuchet MS"/>
          <w:sz w:val="22"/>
          <w:szCs w:val="22"/>
        </w:rPr>
      </w:pPr>
      <w:r w:rsidRPr="00EA322D">
        <w:rPr>
          <w:rFonts w:ascii="Trebuchet MS" w:hAnsi="Trebuchet MS"/>
          <w:sz w:val="22"/>
          <w:szCs w:val="22"/>
        </w:rPr>
        <w:t xml:space="preserve">Graficul </w:t>
      </w:r>
      <w:proofErr w:type="spellStart"/>
      <w:r w:rsidRPr="00EA322D">
        <w:rPr>
          <w:rFonts w:ascii="Trebuchet MS" w:hAnsi="Trebuchet MS"/>
          <w:sz w:val="22"/>
          <w:szCs w:val="22"/>
        </w:rPr>
        <w:t>dendrogramă</w:t>
      </w:r>
      <w:proofErr w:type="spellEnd"/>
      <w:r w:rsidRPr="00EA322D">
        <w:rPr>
          <w:rFonts w:ascii="Trebuchet MS" w:hAnsi="Trebuchet MS"/>
          <w:sz w:val="22"/>
          <w:szCs w:val="22"/>
        </w:rPr>
        <w:t xml:space="preserve"> este prezentat în Figura 1 iar componența clusterelor în Tabelul 2. După cum se poate observa partiția optimală conține două clustere. </w:t>
      </w:r>
    </w:p>
    <w:p w14:paraId="362759F8" w14:textId="6B94F7FE" w:rsidR="00850444" w:rsidRPr="00EA322D" w:rsidRDefault="00850444" w:rsidP="00850444">
      <w:pPr>
        <w:pStyle w:val="Default"/>
        <w:spacing w:line="288" w:lineRule="auto"/>
        <w:jc w:val="both"/>
        <w:rPr>
          <w:rFonts w:ascii="Trebuchet MS" w:hAnsi="Trebuchet MS"/>
          <w:sz w:val="22"/>
          <w:szCs w:val="22"/>
        </w:rPr>
      </w:pPr>
      <w:r w:rsidRPr="00EA322D">
        <w:rPr>
          <w:rFonts w:ascii="Trebuchet MS" w:hAnsi="Trebuchet MS"/>
          <w:sz w:val="22"/>
          <w:szCs w:val="22"/>
        </w:rPr>
        <w:t xml:space="preserve">Analiza clusterelor se face urmărind distribuția fiecărui indicator pentru fiecare cluster. În acest fel se identifică particularitățile și diferențele dintre clustere. În </w:t>
      </w:r>
      <w:r w:rsidR="00A075E7" w:rsidRPr="00EA322D">
        <w:rPr>
          <w:rFonts w:ascii="Trebuchet MS" w:hAnsi="Trebuchet MS"/>
          <w:sz w:val="22"/>
          <w:szCs w:val="22"/>
        </w:rPr>
        <w:t>A</w:t>
      </w:r>
      <w:r w:rsidRPr="00EA322D">
        <w:rPr>
          <w:rFonts w:ascii="Trebuchet MS" w:hAnsi="Trebuchet MS"/>
          <w:sz w:val="22"/>
          <w:szCs w:val="22"/>
        </w:rPr>
        <w:t>nexa 1 sunt prezentate câteva distribuții care scot în evidență diferențe clare între cele două clustere ale partiției optimale.</w:t>
      </w:r>
    </w:p>
    <w:p w14:paraId="13DAC9B6" w14:textId="63C3C494" w:rsidR="00755C0E" w:rsidRPr="00EA322D" w:rsidRDefault="00850444" w:rsidP="00235069">
      <w:pPr>
        <w:spacing w:before="120" w:line="288" w:lineRule="auto"/>
        <w:jc w:val="both"/>
        <w:rPr>
          <w:rFonts w:ascii="Trebuchet MS" w:hAnsi="Trebuchet MS"/>
          <w:sz w:val="22"/>
          <w:szCs w:val="22"/>
          <w:lang w:val="ro-RO"/>
        </w:rPr>
      </w:pPr>
      <w:r w:rsidRPr="00EA322D">
        <w:rPr>
          <w:rFonts w:ascii="Trebuchet MS" w:hAnsi="Trebuchet MS"/>
          <w:sz w:val="22"/>
          <w:szCs w:val="22"/>
          <w:lang w:val="ro-RO"/>
        </w:rPr>
        <w:t xml:space="preserve">Conform histogramelor în țările din clusterul </w:t>
      </w:r>
      <w:r w:rsidRPr="00EA322D">
        <w:rPr>
          <w:rFonts w:ascii="Trebuchet MS" w:hAnsi="Trebuchet MS"/>
          <w:i/>
          <w:iCs/>
          <w:sz w:val="22"/>
          <w:szCs w:val="22"/>
          <w:lang w:val="ro-RO"/>
        </w:rPr>
        <w:t xml:space="preserve">c1 </w:t>
      </w:r>
      <w:r w:rsidR="00E57833" w:rsidRPr="00EA322D">
        <w:rPr>
          <w:rFonts w:ascii="Trebuchet MS" w:hAnsi="Trebuchet MS"/>
          <w:sz w:val="22"/>
          <w:szCs w:val="22"/>
          <w:lang w:val="ro-RO"/>
        </w:rPr>
        <w:t>dificultățile de deplasare și tensiunea arterială crescută sunt mai întâlnite</w:t>
      </w:r>
      <w:r w:rsidRPr="00EA322D">
        <w:rPr>
          <w:rFonts w:ascii="Trebuchet MS" w:hAnsi="Trebuchet MS"/>
          <w:sz w:val="22"/>
          <w:szCs w:val="22"/>
          <w:lang w:val="ro-RO"/>
        </w:rPr>
        <w:t xml:space="preserve"> în mod clar mai mare decât la țările din clusterul </w:t>
      </w:r>
      <w:r w:rsidRPr="00EA322D">
        <w:rPr>
          <w:rFonts w:ascii="Trebuchet MS" w:hAnsi="Trebuchet MS"/>
          <w:i/>
          <w:iCs/>
          <w:sz w:val="22"/>
          <w:szCs w:val="22"/>
          <w:lang w:val="ro-RO"/>
        </w:rPr>
        <w:t>c0</w:t>
      </w:r>
      <w:r w:rsidR="00E57833" w:rsidRPr="00EA322D">
        <w:rPr>
          <w:rFonts w:ascii="Trebuchet MS" w:hAnsi="Trebuchet MS"/>
          <w:sz w:val="22"/>
          <w:szCs w:val="22"/>
          <w:lang w:val="ro-RO"/>
        </w:rPr>
        <w:t>, unde se regăsește mai mult astmul.</w:t>
      </w:r>
    </w:p>
    <w:p w14:paraId="5EDB527F" w14:textId="51725B5A" w:rsidR="00FA1234" w:rsidRPr="00EA322D" w:rsidRDefault="00FA1234" w:rsidP="00FA1234">
      <w:pPr>
        <w:spacing w:before="120" w:line="288" w:lineRule="auto"/>
        <w:jc w:val="both"/>
        <w:rPr>
          <w:rFonts w:ascii="Trebuchet MS" w:hAnsi="Trebuchet MS"/>
          <w:sz w:val="22"/>
          <w:szCs w:val="22"/>
          <w:lang w:val="ro-RO"/>
        </w:rPr>
      </w:pPr>
      <w:r w:rsidRPr="00EA322D">
        <w:rPr>
          <w:rFonts w:ascii="Trebuchet MS" w:hAnsi="Trebuchet MS"/>
          <w:b/>
          <w:bCs/>
          <w:sz w:val="22"/>
          <w:szCs w:val="22"/>
          <w:lang w:val="ro-RO"/>
        </w:rPr>
        <w:t xml:space="preserve">Tabel 2. </w:t>
      </w:r>
      <w:r w:rsidRPr="00EA322D">
        <w:rPr>
          <w:rFonts w:ascii="Trebuchet MS" w:hAnsi="Trebuchet MS"/>
          <w:sz w:val="22"/>
          <w:szCs w:val="22"/>
          <w:lang w:val="ro-RO"/>
        </w:rPr>
        <w:t>Partiția optimală</w:t>
      </w:r>
    </w:p>
    <w:tbl>
      <w:tblPr>
        <w:tblStyle w:val="Tabelgril1Luminos"/>
        <w:tblW w:w="8995" w:type="dxa"/>
        <w:tblLook w:val="04A0" w:firstRow="1" w:lastRow="0" w:firstColumn="1" w:lastColumn="0" w:noHBand="0" w:noVBand="1"/>
      </w:tblPr>
      <w:tblGrid>
        <w:gridCol w:w="1912"/>
        <w:gridCol w:w="7083"/>
      </w:tblGrid>
      <w:tr w:rsidR="00FA1234" w:rsidRPr="00EA322D" w14:paraId="58F76133" w14:textId="77777777" w:rsidTr="007E701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2" w:type="dxa"/>
            <w:noWrap/>
            <w:hideMark/>
          </w:tcPr>
          <w:p w14:paraId="24F5A1D6" w14:textId="1BDD73D2" w:rsidR="00FA1234" w:rsidRPr="00EA322D" w:rsidRDefault="00FA1234" w:rsidP="00FA1234">
            <w:pPr>
              <w:jc w:val="center"/>
              <w:rPr>
                <w:rFonts w:ascii="Trebuchet MS" w:hAnsi="Trebuchet MS"/>
                <w:sz w:val="22"/>
                <w:szCs w:val="22"/>
                <w:lang w:val="ro-RO"/>
              </w:rPr>
            </w:pPr>
            <w:r w:rsidRPr="00EA322D">
              <w:rPr>
                <w:rFonts w:ascii="Trebuchet MS" w:hAnsi="Trebuchet MS"/>
                <w:sz w:val="22"/>
                <w:szCs w:val="22"/>
                <w:lang w:val="ro-RO"/>
              </w:rPr>
              <w:t>Cluster</w:t>
            </w:r>
          </w:p>
        </w:tc>
        <w:tc>
          <w:tcPr>
            <w:tcW w:w="7083" w:type="dxa"/>
            <w:noWrap/>
            <w:hideMark/>
          </w:tcPr>
          <w:p w14:paraId="24407C90" w14:textId="3177A48C" w:rsidR="00FA1234" w:rsidRPr="00EA322D" w:rsidRDefault="00BC288B" w:rsidP="00FA1234">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Țări</w:t>
            </w:r>
          </w:p>
        </w:tc>
      </w:tr>
      <w:tr w:rsidR="00BC288B" w:rsidRPr="00EA322D" w14:paraId="2251C2D8" w14:textId="77777777" w:rsidTr="007E701D">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bottom"/>
          </w:tcPr>
          <w:p w14:paraId="2558C6E8" w14:textId="47796EA3" w:rsidR="00BC288B" w:rsidRPr="00EA322D" w:rsidRDefault="00BC288B" w:rsidP="00BC288B">
            <w:pPr>
              <w:jc w:val="center"/>
              <w:rPr>
                <w:rFonts w:ascii="Trebuchet MS" w:hAnsi="Trebuchet MS"/>
                <w:sz w:val="22"/>
                <w:szCs w:val="22"/>
                <w:lang w:val="ro-RO"/>
              </w:rPr>
            </w:pPr>
            <w:r w:rsidRPr="00EA322D">
              <w:rPr>
                <w:rFonts w:ascii="Trebuchet MS" w:hAnsi="Trebuchet MS" w:cs="Calibri"/>
                <w:color w:val="000000"/>
                <w:sz w:val="22"/>
                <w:szCs w:val="22"/>
                <w:lang w:val="ro-RO"/>
              </w:rPr>
              <w:t>c0</w:t>
            </w:r>
          </w:p>
        </w:tc>
        <w:tc>
          <w:tcPr>
            <w:tcW w:w="7083" w:type="dxa"/>
            <w:noWrap/>
            <w:vAlign w:val="center"/>
          </w:tcPr>
          <w:p w14:paraId="59D382E7" w14:textId="7195D17C" w:rsidR="00BC288B" w:rsidRPr="00EA322D" w:rsidRDefault="00BC288B" w:rsidP="009C3EAF">
            <w:pPr>
              <w:cnfStyle w:val="000000000000" w:firstRow="0" w:lastRow="0" w:firstColumn="0" w:lastColumn="0" w:oddVBand="0" w:evenVBand="0" w:oddHBand="0" w:evenHBand="0" w:firstRowFirstColumn="0" w:firstRowLastColumn="0" w:lastRowFirstColumn="0" w:lastRowLastColumn="0"/>
              <w:rPr>
                <w:rFonts w:ascii="Trebuchet MS" w:hAnsi="Trebuchet MS" w:cs="Calibri"/>
                <w:color w:val="000000"/>
                <w:sz w:val="22"/>
                <w:szCs w:val="22"/>
                <w:lang w:val="ro-RO"/>
              </w:rPr>
            </w:pPr>
            <w:r w:rsidRPr="00EA322D">
              <w:rPr>
                <w:rFonts w:ascii="Trebuchet MS" w:hAnsi="Trebuchet MS" w:cs="Calibri"/>
                <w:color w:val="000000"/>
                <w:sz w:val="22"/>
                <w:szCs w:val="22"/>
                <w:lang w:val="ro-RO"/>
              </w:rPr>
              <w:t>Danemarca, Finlanda, Franța, Luxemburg, Slovenia, Suedia</w:t>
            </w:r>
          </w:p>
        </w:tc>
      </w:tr>
      <w:tr w:rsidR="00BC288B" w:rsidRPr="00EA322D" w14:paraId="5F82B29E" w14:textId="77777777" w:rsidTr="007E701D">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bottom"/>
          </w:tcPr>
          <w:p w14:paraId="35AC93AA" w14:textId="189642C0" w:rsidR="00BC288B" w:rsidRPr="00EA322D" w:rsidRDefault="00BC288B" w:rsidP="00BC288B">
            <w:pPr>
              <w:jc w:val="center"/>
              <w:rPr>
                <w:rFonts w:ascii="Trebuchet MS" w:hAnsi="Trebuchet MS"/>
                <w:sz w:val="22"/>
                <w:szCs w:val="22"/>
                <w:lang w:val="ro-RO"/>
              </w:rPr>
            </w:pPr>
            <w:r w:rsidRPr="00EA322D">
              <w:rPr>
                <w:rFonts w:ascii="Trebuchet MS" w:hAnsi="Trebuchet MS" w:cs="Calibri"/>
                <w:color w:val="000000"/>
                <w:sz w:val="22"/>
                <w:szCs w:val="22"/>
                <w:lang w:val="ro-RO"/>
              </w:rPr>
              <w:t>c1</w:t>
            </w:r>
          </w:p>
        </w:tc>
        <w:tc>
          <w:tcPr>
            <w:tcW w:w="7083" w:type="dxa"/>
            <w:noWrap/>
            <w:vAlign w:val="center"/>
          </w:tcPr>
          <w:p w14:paraId="38A9A744" w14:textId="417D29D0" w:rsidR="00BC288B" w:rsidRPr="00EA322D" w:rsidRDefault="00BC288B" w:rsidP="009C3EAF">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Austria, Belgia, Bulgaria, Croația Cipru, Cehia, Estonia, Germania, Grecia, Ungaria, Irlanda, Italia, Letonia, Lituania, Malta, Olanda, Polonia, Portugalia, Rom</w:t>
            </w:r>
            <w:r w:rsidR="00C25CC2" w:rsidRPr="00EA322D">
              <w:rPr>
                <w:rFonts w:ascii="Trebuchet MS" w:hAnsi="Trebuchet MS"/>
                <w:sz w:val="22"/>
                <w:szCs w:val="22"/>
                <w:lang w:val="ro-RO"/>
              </w:rPr>
              <w:t>â</w:t>
            </w:r>
            <w:r w:rsidRPr="00EA322D">
              <w:rPr>
                <w:rFonts w:ascii="Trebuchet MS" w:hAnsi="Trebuchet MS"/>
                <w:sz w:val="22"/>
                <w:szCs w:val="22"/>
                <w:lang w:val="ro-RO"/>
              </w:rPr>
              <w:t>nia, Slovacia</w:t>
            </w:r>
            <w:r w:rsidR="00C25CC2" w:rsidRPr="00EA322D">
              <w:rPr>
                <w:rFonts w:ascii="Trebuchet MS" w:hAnsi="Trebuchet MS"/>
                <w:sz w:val="22"/>
                <w:szCs w:val="22"/>
                <w:lang w:val="ro-RO"/>
              </w:rPr>
              <w:t>,</w:t>
            </w:r>
            <w:r w:rsidRPr="00EA322D">
              <w:rPr>
                <w:rFonts w:ascii="Trebuchet MS" w:hAnsi="Trebuchet MS"/>
                <w:sz w:val="22"/>
                <w:szCs w:val="22"/>
                <w:lang w:val="ro-RO"/>
              </w:rPr>
              <w:t xml:space="preserve"> Spania</w:t>
            </w:r>
            <w:r w:rsidR="00C25CC2" w:rsidRPr="00EA322D">
              <w:rPr>
                <w:rFonts w:ascii="Trebuchet MS" w:hAnsi="Trebuchet MS"/>
                <w:sz w:val="22"/>
                <w:szCs w:val="22"/>
                <w:lang w:val="ro-RO"/>
              </w:rPr>
              <w:t>,</w:t>
            </w:r>
            <w:r w:rsidRPr="00EA322D">
              <w:rPr>
                <w:rFonts w:ascii="Trebuchet MS" w:hAnsi="Trebuchet MS"/>
                <w:sz w:val="22"/>
                <w:szCs w:val="22"/>
                <w:lang w:val="ro-RO"/>
              </w:rPr>
              <w:t xml:space="preserve"> Marea Britanie</w:t>
            </w:r>
          </w:p>
        </w:tc>
      </w:tr>
    </w:tbl>
    <w:p w14:paraId="185475E4" w14:textId="6FDD16C2" w:rsidR="002D3DA8" w:rsidRPr="00EA322D" w:rsidRDefault="002D3DA8" w:rsidP="00000BC5">
      <w:pPr>
        <w:spacing w:before="120" w:after="120" w:line="288" w:lineRule="auto"/>
        <w:ind w:firstLine="851"/>
        <w:jc w:val="both"/>
        <w:rPr>
          <w:rFonts w:ascii="Trebuchet MS" w:hAnsi="Trebuchet MS"/>
          <w:strike/>
          <w:sz w:val="22"/>
          <w:szCs w:val="22"/>
          <w:lang w:val="ro-RO"/>
        </w:rPr>
      </w:pPr>
      <w:r w:rsidRPr="00EA322D">
        <w:rPr>
          <w:rFonts w:ascii="Trebuchet MS" w:hAnsi="Trebuchet MS"/>
          <w:sz w:val="22"/>
          <w:szCs w:val="22"/>
          <w:lang w:val="ro-RO"/>
        </w:rPr>
        <w:lastRenderedPageBreak/>
        <w:t xml:space="preserve">Partiția cu trei clustere este prezentată în </w:t>
      </w:r>
      <w:r w:rsidR="0077326A" w:rsidRPr="00EA322D">
        <w:rPr>
          <w:rFonts w:ascii="Trebuchet MS" w:hAnsi="Trebuchet MS"/>
          <w:sz w:val="22"/>
          <w:szCs w:val="22"/>
          <w:lang w:val="ro-RO"/>
        </w:rPr>
        <w:t>T</w:t>
      </w:r>
      <w:r w:rsidRPr="00EA322D">
        <w:rPr>
          <w:rFonts w:ascii="Trebuchet MS" w:hAnsi="Trebuchet MS"/>
          <w:sz w:val="22"/>
          <w:szCs w:val="22"/>
          <w:lang w:val="ro-RO"/>
        </w:rPr>
        <w:t xml:space="preserve">abelul 3. Graficul </w:t>
      </w:r>
      <w:proofErr w:type="spellStart"/>
      <w:r w:rsidRPr="00EA322D">
        <w:rPr>
          <w:rFonts w:ascii="Trebuchet MS" w:hAnsi="Trebuchet MS"/>
          <w:sz w:val="22"/>
          <w:szCs w:val="22"/>
          <w:lang w:val="ro-RO"/>
        </w:rPr>
        <w:t>dendrogramă</w:t>
      </w:r>
      <w:proofErr w:type="spellEnd"/>
      <w:r w:rsidRPr="00EA322D">
        <w:rPr>
          <w:rFonts w:ascii="Trebuchet MS" w:hAnsi="Trebuchet MS"/>
          <w:sz w:val="22"/>
          <w:szCs w:val="22"/>
          <w:lang w:val="ro-RO"/>
        </w:rPr>
        <w:t xml:space="preserve"> și graficul instanțelor în axele discriminante sunt prezentate în anexă. În această partiție apar două clustere rezultate din scindarea clusterului </w:t>
      </w:r>
      <w:r w:rsidRPr="00EA322D">
        <w:rPr>
          <w:rFonts w:ascii="Trebuchet MS" w:hAnsi="Trebuchet MS"/>
          <w:i/>
          <w:iCs/>
          <w:sz w:val="22"/>
          <w:szCs w:val="22"/>
          <w:lang w:val="ro-RO"/>
        </w:rPr>
        <w:t xml:space="preserve">c1 </w:t>
      </w:r>
      <w:r w:rsidRPr="00EA322D">
        <w:rPr>
          <w:rFonts w:ascii="Trebuchet MS" w:hAnsi="Trebuchet MS"/>
          <w:sz w:val="22"/>
          <w:szCs w:val="22"/>
          <w:lang w:val="ro-RO"/>
        </w:rPr>
        <w:t xml:space="preserve">din partiția optimală. În anexă </w:t>
      </w:r>
      <w:r w:rsidR="00755C0E" w:rsidRPr="00EA322D">
        <w:rPr>
          <w:rFonts w:ascii="Trebuchet MS" w:hAnsi="Trebuchet MS"/>
          <w:sz w:val="22"/>
          <w:szCs w:val="22"/>
          <w:lang w:val="ro-RO"/>
        </w:rPr>
        <w:t>este prezentat</w:t>
      </w:r>
      <w:r w:rsidR="0077326A" w:rsidRPr="00EA322D">
        <w:rPr>
          <w:rFonts w:ascii="Trebuchet MS" w:hAnsi="Trebuchet MS"/>
          <w:sz w:val="22"/>
          <w:szCs w:val="22"/>
          <w:lang w:val="ro-RO"/>
        </w:rPr>
        <w:t xml:space="preserve"> </w:t>
      </w:r>
      <w:r w:rsidR="00755C0E" w:rsidRPr="00EA322D">
        <w:rPr>
          <w:rFonts w:ascii="Trebuchet MS" w:hAnsi="Trebuchet MS"/>
          <w:sz w:val="22"/>
          <w:szCs w:val="22"/>
          <w:lang w:val="ro-RO"/>
        </w:rPr>
        <w:t>un grafic</w:t>
      </w:r>
      <w:r w:rsidR="0077326A" w:rsidRPr="00EA322D">
        <w:rPr>
          <w:rFonts w:ascii="Trebuchet MS" w:hAnsi="Trebuchet MS"/>
          <w:sz w:val="22"/>
          <w:szCs w:val="22"/>
          <w:lang w:val="ro-RO"/>
        </w:rPr>
        <w:t xml:space="preserve"> histogramă</w:t>
      </w:r>
      <w:r w:rsidR="00755C0E" w:rsidRPr="00EA322D">
        <w:rPr>
          <w:rFonts w:ascii="Trebuchet MS" w:hAnsi="Trebuchet MS"/>
          <w:sz w:val="22"/>
          <w:szCs w:val="22"/>
          <w:lang w:val="ro-RO"/>
        </w:rPr>
        <w:t xml:space="preserve"> care</w:t>
      </w:r>
      <w:r w:rsidR="0077326A" w:rsidRPr="00EA322D">
        <w:rPr>
          <w:rFonts w:ascii="Trebuchet MS" w:hAnsi="Trebuchet MS"/>
          <w:sz w:val="22"/>
          <w:szCs w:val="22"/>
          <w:lang w:val="ro-RO"/>
        </w:rPr>
        <w:t xml:space="preserve"> indică o </w:t>
      </w:r>
      <w:r w:rsidR="00755C0E" w:rsidRPr="00EA322D">
        <w:rPr>
          <w:rFonts w:ascii="Trebuchet MS" w:hAnsi="Trebuchet MS"/>
          <w:sz w:val="22"/>
          <w:szCs w:val="22"/>
          <w:lang w:val="ro-RO"/>
        </w:rPr>
        <w:t>incidență mai mare pentru deficiențele de vedere în clusterul c2.</w:t>
      </w:r>
    </w:p>
    <w:p w14:paraId="4E95E544" w14:textId="678931CD" w:rsidR="00D2784E" w:rsidRPr="00EA322D" w:rsidRDefault="00D2784E" w:rsidP="00D2784E">
      <w:pPr>
        <w:pStyle w:val="Default"/>
        <w:spacing w:before="120"/>
        <w:rPr>
          <w:rFonts w:ascii="Trebuchet MS" w:hAnsi="Trebuchet MS"/>
          <w:bCs/>
          <w:sz w:val="22"/>
          <w:szCs w:val="22"/>
        </w:rPr>
      </w:pPr>
      <w:r w:rsidRPr="00EA322D">
        <w:rPr>
          <w:rFonts w:ascii="Trebuchet MS" w:hAnsi="Trebuchet MS"/>
          <w:bCs/>
          <w:sz w:val="22"/>
          <w:szCs w:val="22"/>
        </w:rPr>
        <w:t>Tabel 3. Partiția cu trei clustere</w:t>
      </w:r>
    </w:p>
    <w:tbl>
      <w:tblPr>
        <w:tblStyle w:val="Tabelgril1Luminos"/>
        <w:tblW w:w="8995" w:type="dxa"/>
        <w:tblLook w:val="04A0" w:firstRow="1" w:lastRow="0" w:firstColumn="1" w:lastColumn="0" w:noHBand="0" w:noVBand="1"/>
      </w:tblPr>
      <w:tblGrid>
        <w:gridCol w:w="1912"/>
        <w:gridCol w:w="7083"/>
      </w:tblGrid>
      <w:tr w:rsidR="00F0321F" w:rsidRPr="00EA322D" w14:paraId="589BC1FB" w14:textId="77777777" w:rsidTr="007E701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2" w:type="dxa"/>
            <w:noWrap/>
            <w:hideMark/>
          </w:tcPr>
          <w:p w14:paraId="52CC0175" w14:textId="77777777" w:rsidR="00F0321F" w:rsidRPr="00EA322D" w:rsidRDefault="00F0321F" w:rsidP="007E701D">
            <w:pPr>
              <w:jc w:val="center"/>
              <w:rPr>
                <w:rFonts w:ascii="Trebuchet MS" w:hAnsi="Trebuchet MS"/>
                <w:sz w:val="22"/>
                <w:szCs w:val="22"/>
                <w:lang w:val="ro-RO"/>
              </w:rPr>
            </w:pPr>
            <w:r w:rsidRPr="00EA322D">
              <w:rPr>
                <w:rFonts w:ascii="Trebuchet MS" w:hAnsi="Trebuchet MS"/>
                <w:sz w:val="22"/>
                <w:szCs w:val="22"/>
                <w:lang w:val="ro-RO"/>
              </w:rPr>
              <w:t>Cluster</w:t>
            </w:r>
          </w:p>
        </w:tc>
        <w:tc>
          <w:tcPr>
            <w:tcW w:w="7083" w:type="dxa"/>
            <w:noWrap/>
            <w:hideMark/>
          </w:tcPr>
          <w:p w14:paraId="7760D36C" w14:textId="77777777" w:rsidR="00F0321F" w:rsidRPr="00EA322D" w:rsidRDefault="00F0321F" w:rsidP="007E701D">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Țări</w:t>
            </w:r>
          </w:p>
        </w:tc>
      </w:tr>
      <w:tr w:rsidR="00F0321F" w:rsidRPr="00EA322D" w14:paraId="273B3837" w14:textId="77777777" w:rsidTr="007E701D">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bottom"/>
          </w:tcPr>
          <w:p w14:paraId="6A6D9BD0" w14:textId="77777777" w:rsidR="00F0321F" w:rsidRPr="00EA322D" w:rsidRDefault="00F0321F" w:rsidP="007E701D">
            <w:pPr>
              <w:jc w:val="center"/>
              <w:rPr>
                <w:rFonts w:ascii="Trebuchet MS" w:hAnsi="Trebuchet MS"/>
                <w:sz w:val="22"/>
                <w:szCs w:val="22"/>
                <w:lang w:val="ro-RO"/>
              </w:rPr>
            </w:pPr>
            <w:r w:rsidRPr="00EA322D">
              <w:rPr>
                <w:rFonts w:ascii="Trebuchet MS" w:hAnsi="Trebuchet MS" w:cs="Calibri"/>
                <w:color w:val="000000"/>
                <w:sz w:val="22"/>
                <w:szCs w:val="22"/>
                <w:lang w:val="ro-RO"/>
              </w:rPr>
              <w:t>c0</w:t>
            </w:r>
          </w:p>
        </w:tc>
        <w:tc>
          <w:tcPr>
            <w:tcW w:w="7083" w:type="dxa"/>
            <w:noWrap/>
            <w:vAlign w:val="center"/>
          </w:tcPr>
          <w:p w14:paraId="09FF6E68" w14:textId="2F4E7B0C" w:rsidR="00F0321F" w:rsidRPr="00EA322D" w:rsidRDefault="00000BC5" w:rsidP="007E701D">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 xml:space="preserve">Bulgaria, Croația, Cehia, Grecia, Ungaria, Letonia, Lituania, Polonia, Slovacia </w:t>
            </w:r>
          </w:p>
        </w:tc>
      </w:tr>
      <w:tr w:rsidR="00F0321F" w:rsidRPr="00EA322D" w14:paraId="692194D4" w14:textId="77777777" w:rsidTr="007E701D">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bottom"/>
          </w:tcPr>
          <w:p w14:paraId="25E864CF" w14:textId="77777777" w:rsidR="00F0321F" w:rsidRPr="00EA322D" w:rsidRDefault="00F0321F" w:rsidP="007E701D">
            <w:pPr>
              <w:jc w:val="center"/>
              <w:rPr>
                <w:rFonts w:ascii="Trebuchet MS" w:hAnsi="Trebuchet MS"/>
                <w:sz w:val="22"/>
                <w:szCs w:val="22"/>
                <w:lang w:val="ro-RO"/>
              </w:rPr>
            </w:pPr>
            <w:r w:rsidRPr="00EA322D">
              <w:rPr>
                <w:rFonts w:ascii="Trebuchet MS" w:hAnsi="Trebuchet MS" w:cs="Calibri"/>
                <w:color w:val="000000"/>
                <w:sz w:val="22"/>
                <w:szCs w:val="22"/>
                <w:lang w:val="ro-RO"/>
              </w:rPr>
              <w:t>c1</w:t>
            </w:r>
          </w:p>
        </w:tc>
        <w:tc>
          <w:tcPr>
            <w:tcW w:w="7083" w:type="dxa"/>
            <w:noWrap/>
            <w:vAlign w:val="center"/>
          </w:tcPr>
          <w:p w14:paraId="5F700FF8" w14:textId="14AB7A7D" w:rsidR="00F0321F" w:rsidRPr="00EA322D" w:rsidRDefault="00000BC5" w:rsidP="007E701D">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 xml:space="preserve">Danemarca, Finlanda, Franța, Luxemburg, Slovenia, Suedia </w:t>
            </w:r>
          </w:p>
        </w:tc>
      </w:tr>
      <w:tr w:rsidR="00000BC5" w:rsidRPr="00EA322D" w14:paraId="10E791EB" w14:textId="77777777" w:rsidTr="007E701D">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bottom"/>
          </w:tcPr>
          <w:p w14:paraId="136D8B98" w14:textId="4C75A48E" w:rsidR="00000BC5" w:rsidRPr="00EA322D" w:rsidRDefault="00000BC5" w:rsidP="007E701D">
            <w:pPr>
              <w:jc w:val="center"/>
              <w:rPr>
                <w:rFonts w:ascii="Trebuchet MS" w:hAnsi="Trebuchet MS" w:cs="Calibri"/>
                <w:color w:val="000000"/>
                <w:sz w:val="22"/>
                <w:szCs w:val="22"/>
                <w:lang w:val="ro-RO"/>
              </w:rPr>
            </w:pPr>
            <w:r w:rsidRPr="00EA322D">
              <w:rPr>
                <w:rFonts w:ascii="Trebuchet MS" w:hAnsi="Trebuchet MS" w:cs="Calibri"/>
                <w:color w:val="000000"/>
                <w:sz w:val="22"/>
                <w:szCs w:val="22"/>
                <w:lang w:val="ro-RO"/>
              </w:rPr>
              <w:t>c2</w:t>
            </w:r>
          </w:p>
        </w:tc>
        <w:tc>
          <w:tcPr>
            <w:tcW w:w="7083" w:type="dxa"/>
            <w:noWrap/>
            <w:vAlign w:val="center"/>
          </w:tcPr>
          <w:p w14:paraId="6C90FA84" w14:textId="64CEE751" w:rsidR="00000BC5" w:rsidRPr="00EA322D" w:rsidRDefault="00000BC5" w:rsidP="007E701D">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 xml:space="preserve">Austria, Belgia, Cipru, Estonia, Germania, Irlanda, Italia, Malta, Olanda, Portugalia, România, Spania, Marea Britanie </w:t>
            </w:r>
          </w:p>
        </w:tc>
      </w:tr>
    </w:tbl>
    <w:p w14:paraId="630D4027" w14:textId="04D6E94F" w:rsidR="00643439" w:rsidRPr="00EA322D" w:rsidRDefault="00643439" w:rsidP="00643439">
      <w:pPr>
        <w:pStyle w:val="Default"/>
        <w:rPr>
          <w:b/>
          <w:bCs/>
          <w:sz w:val="22"/>
          <w:szCs w:val="22"/>
        </w:rPr>
      </w:pPr>
      <w:r w:rsidRPr="00EA322D">
        <w:rPr>
          <w:b/>
          <w:bCs/>
          <w:noProof/>
          <w:sz w:val="22"/>
          <w:szCs w:val="22"/>
          <w:lang w:eastAsia="ro-RO"/>
        </w:rPr>
        <w:drawing>
          <wp:inline distT="0" distB="0" distL="0" distR="0" wp14:anchorId="43C12536" wp14:editId="3F41EDA7">
            <wp:extent cx="5800299" cy="40600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8">
                      <a:extLst>
                        <a:ext uri="{28A0092B-C50C-407E-A947-70E740481C1C}">
                          <a14:useLocalDpi xmlns:a14="http://schemas.microsoft.com/office/drawing/2010/main" val="0"/>
                        </a:ext>
                      </a:extLst>
                    </a:blip>
                    <a:stretch>
                      <a:fillRect/>
                    </a:stretch>
                  </pic:blipFill>
                  <pic:spPr>
                    <a:xfrm>
                      <a:off x="0" y="0"/>
                      <a:ext cx="5819083" cy="4073230"/>
                    </a:xfrm>
                    <a:prstGeom prst="rect">
                      <a:avLst/>
                    </a:prstGeom>
                  </pic:spPr>
                </pic:pic>
              </a:graphicData>
            </a:graphic>
          </wp:inline>
        </w:drawing>
      </w:r>
    </w:p>
    <w:p w14:paraId="40F01A06" w14:textId="3009D8FC" w:rsidR="00643439" w:rsidRPr="00EA322D" w:rsidRDefault="00643439" w:rsidP="00643439">
      <w:pPr>
        <w:pStyle w:val="Default"/>
        <w:rPr>
          <w:rFonts w:ascii="Trebuchet MS" w:hAnsi="Trebuchet MS"/>
          <w:sz w:val="22"/>
          <w:szCs w:val="22"/>
        </w:rPr>
      </w:pPr>
      <w:r w:rsidRPr="00EA322D">
        <w:rPr>
          <w:rFonts w:ascii="Trebuchet MS" w:hAnsi="Trebuchet MS"/>
          <w:bCs/>
          <w:sz w:val="22"/>
          <w:szCs w:val="22"/>
        </w:rPr>
        <w:t>Figura 1.</w:t>
      </w:r>
      <w:r w:rsidRPr="00EA322D">
        <w:rPr>
          <w:rFonts w:ascii="Trebuchet MS" w:hAnsi="Trebuchet MS"/>
          <w:b/>
          <w:bCs/>
          <w:sz w:val="22"/>
          <w:szCs w:val="22"/>
        </w:rPr>
        <w:t xml:space="preserve"> </w:t>
      </w:r>
      <w:r w:rsidRPr="00EA322D">
        <w:rPr>
          <w:rFonts w:ascii="Trebuchet MS" w:hAnsi="Trebuchet MS"/>
          <w:sz w:val="22"/>
          <w:szCs w:val="22"/>
        </w:rPr>
        <w:t xml:space="preserve">Partiția optimală. Dendrogramă </w:t>
      </w:r>
    </w:p>
    <w:p w14:paraId="6BC4BF5F" w14:textId="302AFE23" w:rsidR="00D2784E" w:rsidRPr="00EA322D" w:rsidRDefault="00643439" w:rsidP="00F07EE8">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În Anexa 2 sunt sintetizate grupările pe mai multe partiții și partiția optimală.</w:t>
      </w:r>
    </w:p>
    <w:p w14:paraId="7AE51455" w14:textId="77777777" w:rsidR="00D2784E" w:rsidRPr="00C42F83" w:rsidRDefault="00D2784E" w:rsidP="00F07EE8">
      <w:pPr>
        <w:pStyle w:val="Default"/>
        <w:spacing w:before="360"/>
        <w:rPr>
          <w:rFonts w:ascii="Trebuchet MS" w:eastAsia="Times New Roman" w:hAnsi="Trebuchet MS"/>
          <w:b/>
          <w:color w:val="auto"/>
          <w:sz w:val="22"/>
          <w:szCs w:val="22"/>
        </w:rPr>
      </w:pPr>
      <w:r w:rsidRPr="00C42F83">
        <w:rPr>
          <w:rFonts w:ascii="Trebuchet MS" w:eastAsia="Times New Roman" w:hAnsi="Trebuchet MS"/>
          <w:b/>
          <w:color w:val="auto"/>
          <w:sz w:val="22"/>
          <w:szCs w:val="22"/>
        </w:rPr>
        <w:t xml:space="preserve">2. Clasificarea țărilor prin legătură completă și metrică </w:t>
      </w:r>
      <w:proofErr w:type="spellStart"/>
      <w:r w:rsidRPr="00C42F83">
        <w:rPr>
          <w:rFonts w:ascii="Trebuchet MS" w:eastAsia="Times New Roman" w:hAnsi="Trebuchet MS"/>
          <w:b/>
          <w:color w:val="auto"/>
          <w:sz w:val="22"/>
          <w:szCs w:val="22"/>
        </w:rPr>
        <w:t>Mahalanobis</w:t>
      </w:r>
      <w:proofErr w:type="spellEnd"/>
      <w:r w:rsidRPr="00C42F83">
        <w:rPr>
          <w:rFonts w:ascii="Trebuchet MS" w:eastAsia="Times New Roman" w:hAnsi="Trebuchet MS"/>
          <w:b/>
          <w:color w:val="auto"/>
          <w:sz w:val="22"/>
          <w:szCs w:val="22"/>
        </w:rPr>
        <w:t xml:space="preserve"> </w:t>
      </w:r>
    </w:p>
    <w:p w14:paraId="3D44D966" w14:textId="49500316" w:rsidR="005C4908" w:rsidRPr="00EA322D" w:rsidRDefault="00D2784E" w:rsidP="005C4908">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 xml:space="preserve">Clasificarea în metrică </w:t>
      </w:r>
      <w:proofErr w:type="spellStart"/>
      <w:r w:rsidRPr="00EA322D">
        <w:rPr>
          <w:rFonts w:ascii="Trebuchet MS" w:hAnsi="Trebuchet MS"/>
          <w:sz w:val="22"/>
          <w:szCs w:val="22"/>
          <w:lang w:val="ro-RO"/>
        </w:rPr>
        <w:t>mahalanobis</w:t>
      </w:r>
      <w:proofErr w:type="spellEnd"/>
      <w:r w:rsidRPr="00EA322D">
        <w:rPr>
          <w:rFonts w:ascii="Trebuchet MS" w:hAnsi="Trebuchet MS"/>
          <w:sz w:val="22"/>
          <w:szCs w:val="22"/>
          <w:lang w:val="ro-RO"/>
        </w:rPr>
        <w:t xml:space="preserve"> furnizează clustere coerente cu varianță intra-cluster mică și va</w:t>
      </w:r>
      <w:r w:rsidR="005C4908" w:rsidRPr="00EA322D">
        <w:rPr>
          <w:rFonts w:ascii="Trebuchet MS" w:hAnsi="Trebuchet MS"/>
          <w:sz w:val="22"/>
          <w:szCs w:val="22"/>
          <w:lang w:val="ro-RO"/>
        </w:rPr>
        <w:t>rianță inter-clustere mare. În F</w:t>
      </w:r>
      <w:r w:rsidRPr="00EA322D">
        <w:rPr>
          <w:rFonts w:ascii="Trebuchet MS" w:hAnsi="Trebuchet MS"/>
          <w:sz w:val="22"/>
          <w:szCs w:val="22"/>
          <w:lang w:val="ro-RO"/>
        </w:rPr>
        <w:t xml:space="preserve">igura 2 este prezentat graficul </w:t>
      </w:r>
      <w:proofErr w:type="spellStart"/>
      <w:r w:rsidRPr="00EA322D">
        <w:rPr>
          <w:rFonts w:ascii="Trebuchet MS" w:hAnsi="Trebuchet MS"/>
          <w:sz w:val="22"/>
          <w:szCs w:val="22"/>
          <w:lang w:val="ro-RO"/>
        </w:rPr>
        <w:t>dendrogramă</w:t>
      </w:r>
      <w:proofErr w:type="spellEnd"/>
      <w:r w:rsidRPr="00EA322D">
        <w:rPr>
          <w:rFonts w:ascii="Trebuchet MS" w:hAnsi="Trebuchet MS"/>
          <w:sz w:val="22"/>
          <w:szCs w:val="22"/>
          <w:lang w:val="ro-RO"/>
        </w:rPr>
        <w:t xml:space="preserve"> cu e</w:t>
      </w:r>
      <w:r w:rsidR="005C4908" w:rsidRPr="00EA322D">
        <w:rPr>
          <w:rFonts w:ascii="Trebuchet MS" w:hAnsi="Trebuchet MS"/>
          <w:sz w:val="22"/>
          <w:szCs w:val="22"/>
          <w:lang w:val="ro-RO"/>
        </w:rPr>
        <w:t>vidențierea partiției optimale.</w:t>
      </w:r>
    </w:p>
    <w:p w14:paraId="22C25310" w14:textId="68595348" w:rsidR="00D2784E" w:rsidRDefault="00C73A72" w:rsidP="005C4908">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În T</w:t>
      </w:r>
      <w:r w:rsidR="00D2784E" w:rsidRPr="00EA322D">
        <w:rPr>
          <w:rFonts w:ascii="Trebuchet MS" w:hAnsi="Trebuchet MS"/>
          <w:sz w:val="22"/>
          <w:szCs w:val="22"/>
          <w:lang w:val="ro-RO"/>
        </w:rPr>
        <w:t>abelele 4 și 5 sunt prezentate clusterele pent</w:t>
      </w:r>
      <w:r w:rsidRPr="00EA322D">
        <w:rPr>
          <w:rFonts w:ascii="Trebuchet MS" w:hAnsi="Trebuchet MS"/>
          <w:sz w:val="22"/>
          <w:szCs w:val="22"/>
          <w:lang w:val="ro-RO"/>
        </w:rPr>
        <w:t>ru partiția optimală și cea cu patru</w:t>
      </w:r>
      <w:r w:rsidR="00D2784E" w:rsidRPr="00EA322D">
        <w:rPr>
          <w:rFonts w:ascii="Trebuchet MS" w:hAnsi="Trebuchet MS"/>
          <w:sz w:val="22"/>
          <w:szCs w:val="22"/>
          <w:lang w:val="ro-RO"/>
        </w:rPr>
        <w:t xml:space="preserve"> clu</w:t>
      </w:r>
      <w:r w:rsidRPr="00EA322D">
        <w:rPr>
          <w:rFonts w:ascii="Trebuchet MS" w:hAnsi="Trebuchet MS"/>
          <w:sz w:val="22"/>
          <w:szCs w:val="22"/>
          <w:lang w:val="ro-RO"/>
        </w:rPr>
        <w:t>stere.</w:t>
      </w:r>
    </w:p>
    <w:p w14:paraId="45DCD21D" w14:textId="43757E06" w:rsidR="00A613DB" w:rsidRDefault="00A613DB" w:rsidP="005C4908">
      <w:pPr>
        <w:spacing w:before="120" w:line="288" w:lineRule="auto"/>
        <w:ind w:firstLine="851"/>
        <w:jc w:val="both"/>
        <w:rPr>
          <w:rFonts w:ascii="Trebuchet MS" w:hAnsi="Trebuchet MS"/>
          <w:sz w:val="22"/>
          <w:szCs w:val="22"/>
          <w:lang w:val="ro-RO"/>
        </w:rPr>
      </w:pPr>
    </w:p>
    <w:p w14:paraId="0D707DB5" w14:textId="77777777" w:rsidR="00A613DB" w:rsidRPr="00EA322D" w:rsidRDefault="00A613DB" w:rsidP="005C4908">
      <w:pPr>
        <w:spacing w:before="120" w:line="288" w:lineRule="auto"/>
        <w:ind w:firstLine="851"/>
        <w:jc w:val="both"/>
        <w:rPr>
          <w:rFonts w:ascii="Trebuchet MS" w:hAnsi="Trebuchet MS"/>
          <w:sz w:val="22"/>
          <w:szCs w:val="22"/>
          <w:lang w:val="ro-RO"/>
        </w:rPr>
      </w:pPr>
    </w:p>
    <w:p w14:paraId="5E919FE1" w14:textId="37F366D7" w:rsidR="00D2784E" w:rsidRPr="00EA322D" w:rsidRDefault="00D2784E" w:rsidP="00C73A72">
      <w:pPr>
        <w:pStyle w:val="Default"/>
        <w:spacing w:before="120"/>
        <w:rPr>
          <w:rFonts w:ascii="Trebuchet MS" w:hAnsi="Trebuchet MS"/>
          <w:bCs/>
          <w:sz w:val="22"/>
          <w:szCs w:val="22"/>
        </w:rPr>
      </w:pPr>
      <w:r w:rsidRPr="00EA322D">
        <w:rPr>
          <w:rFonts w:ascii="Trebuchet MS" w:hAnsi="Trebuchet MS"/>
          <w:bCs/>
          <w:sz w:val="22"/>
          <w:szCs w:val="22"/>
        </w:rPr>
        <w:lastRenderedPageBreak/>
        <w:t xml:space="preserve">Tabel 4. Partiția optimală. Gruparea prin metrică </w:t>
      </w:r>
      <w:proofErr w:type="spellStart"/>
      <w:r w:rsidRPr="00EA322D">
        <w:rPr>
          <w:rFonts w:ascii="Trebuchet MS" w:hAnsi="Trebuchet MS"/>
          <w:bCs/>
          <w:sz w:val="22"/>
          <w:szCs w:val="22"/>
        </w:rPr>
        <w:t>Mahalanobis</w:t>
      </w:r>
      <w:proofErr w:type="spellEnd"/>
    </w:p>
    <w:tbl>
      <w:tblPr>
        <w:tblStyle w:val="Tabelgril1Luminos"/>
        <w:tblW w:w="8995" w:type="dxa"/>
        <w:tblLook w:val="04A0" w:firstRow="1" w:lastRow="0" w:firstColumn="1" w:lastColumn="0" w:noHBand="0" w:noVBand="1"/>
      </w:tblPr>
      <w:tblGrid>
        <w:gridCol w:w="1912"/>
        <w:gridCol w:w="7083"/>
      </w:tblGrid>
      <w:tr w:rsidR="00D2784E" w:rsidRPr="00EA322D" w14:paraId="7927D984" w14:textId="77777777" w:rsidTr="007E701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2" w:type="dxa"/>
            <w:noWrap/>
            <w:hideMark/>
          </w:tcPr>
          <w:p w14:paraId="66488F88" w14:textId="77777777" w:rsidR="00D2784E" w:rsidRPr="00EA322D" w:rsidRDefault="00D2784E" w:rsidP="007E701D">
            <w:pPr>
              <w:jc w:val="center"/>
              <w:rPr>
                <w:rFonts w:ascii="Trebuchet MS" w:hAnsi="Trebuchet MS"/>
                <w:sz w:val="22"/>
                <w:szCs w:val="22"/>
                <w:lang w:val="ro-RO"/>
              </w:rPr>
            </w:pPr>
            <w:r w:rsidRPr="00EA322D">
              <w:rPr>
                <w:rFonts w:ascii="Trebuchet MS" w:hAnsi="Trebuchet MS"/>
                <w:sz w:val="22"/>
                <w:szCs w:val="22"/>
                <w:lang w:val="ro-RO"/>
              </w:rPr>
              <w:t>Cluster</w:t>
            </w:r>
          </w:p>
        </w:tc>
        <w:tc>
          <w:tcPr>
            <w:tcW w:w="7083" w:type="dxa"/>
            <w:noWrap/>
            <w:hideMark/>
          </w:tcPr>
          <w:p w14:paraId="08B7403B" w14:textId="77777777" w:rsidR="00D2784E" w:rsidRPr="00EA322D" w:rsidRDefault="00D2784E" w:rsidP="007E701D">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Țări</w:t>
            </w:r>
          </w:p>
        </w:tc>
      </w:tr>
      <w:tr w:rsidR="00D2784E" w:rsidRPr="00EA322D" w14:paraId="77A9318F" w14:textId="77777777" w:rsidTr="007E701D">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bottom"/>
          </w:tcPr>
          <w:p w14:paraId="08D0A51A" w14:textId="77777777" w:rsidR="00D2784E" w:rsidRPr="00EA322D" w:rsidRDefault="00D2784E" w:rsidP="007E701D">
            <w:pPr>
              <w:jc w:val="center"/>
              <w:rPr>
                <w:rFonts w:ascii="Trebuchet MS" w:hAnsi="Trebuchet MS"/>
                <w:sz w:val="22"/>
                <w:szCs w:val="22"/>
                <w:lang w:val="ro-RO"/>
              </w:rPr>
            </w:pPr>
            <w:r w:rsidRPr="00EA322D">
              <w:rPr>
                <w:rFonts w:ascii="Trebuchet MS" w:hAnsi="Trebuchet MS" w:cs="Calibri"/>
                <w:color w:val="000000"/>
                <w:sz w:val="22"/>
                <w:szCs w:val="22"/>
                <w:lang w:val="ro-RO"/>
              </w:rPr>
              <w:t>c0</w:t>
            </w:r>
          </w:p>
        </w:tc>
        <w:tc>
          <w:tcPr>
            <w:tcW w:w="7083" w:type="dxa"/>
            <w:noWrap/>
            <w:vAlign w:val="center"/>
          </w:tcPr>
          <w:p w14:paraId="475A8B92" w14:textId="2A61B5AF" w:rsidR="00D2784E" w:rsidRPr="00EA322D" w:rsidRDefault="00EF51DF" w:rsidP="007E701D">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 xml:space="preserve">Austria, Belgia, Croația, Cipru, Cehia, Danemarca, Estonia, Finlanda, Franța, Germania, Grecia, Ungaria, Irlanda, Italia, Letonia, Lituania, Luxemburg, Malta, Olanda, Polonia, România, Slovacia, Slovenia, Spania, Suedia, Marea Britanie </w:t>
            </w:r>
          </w:p>
        </w:tc>
      </w:tr>
      <w:tr w:rsidR="00D2784E" w:rsidRPr="00EA322D" w14:paraId="34123E5C" w14:textId="77777777" w:rsidTr="007E701D">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bottom"/>
          </w:tcPr>
          <w:p w14:paraId="30DF2CC4" w14:textId="77777777" w:rsidR="00D2784E" w:rsidRPr="00EA322D" w:rsidRDefault="00D2784E" w:rsidP="007E701D">
            <w:pPr>
              <w:jc w:val="center"/>
              <w:rPr>
                <w:rFonts w:ascii="Trebuchet MS" w:hAnsi="Trebuchet MS"/>
                <w:sz w:val="22"/>
                <w:szCs w:val="22"/>
                <w:lang w:val="ro-RO"/>
              </w:rPr>
            </w:pPr>
            <w:r w:rsidRPr="00EA322D">
              <w:rPr>
                <w:rFonts w:ascii="Trebuchet MS" w:hAnsi="Trebuchet MS" w:cs="Calibri"/>
                <w:color w:val="000000"/>
                <w:sz w:val="22"/>
                <w:szCs w:val="22"/>
                <w:lang w:val="ro-RO"/>
              </w:rPr>
              <w:t>c1</w:t>
            </w:r>
          </w:p>
        </w:tc>
        <w:tc>
          <w:tcPr>
            <w:tcW w:w="7083" w:type="dxa"/>
            <w:noWrap/>
            <w:vAlign w:val="center"/>
          </w:tcPr>
          <w:p w14:paraId="7CC531BE" w14:textId="35BB833F" w:rsidR="00EF51DF" w:rsidRPr="00EA322D" w:rsidRDefault="00EF51DF" w:rsidP="007E701D">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Bulgaria, Portugalia</w:t>
            </w:r>
          </w:p>
        </w:tc>
      </w:tr>
    </w:tbl>
    <w:p w14:paraId="7F455BB6" w14:textId="5FF95933" w:rsidR="005C4908" w:rsidRPr="00EA322D" w:rsidRDefault="005C4908" w:rsidP="00C73A72">
      <w:pPr>
        <w:pStyle w:val="Default"/>
        <w:spacing w:before="120"/>
        <w:rPr>
          <w:rFonts w:ascii="Trebuchet MS" w:hAnsi="Trebuchet MS"/>
          <w:bCs/>
          <w:sz w:val="22"/>
          <w:szCs w:val="22"/>
        </w:rPr>
      </w:pPr>
      <w:r w:rsidRPr="00EA322D">
        <w:rPr>
          <w:rFonts w:ascii="Trebuchet MS" w:hAnsi="Trebuchet MS"/>
          <w:bCs/>
          <w:sz w:val="22"/>
          <w:szCs w:val="22"/>
        </w:rPr>
        <w:t xml:space="preserve">Tabel 5. Partiția cu patru clustere. Gruparea prin metrică </w:t>
      </w:r>
      <w:proofErr w:type="spellStart"/>
      <w:r w:rsidRPr="00EA322D">
        <w:rPr>
          <w:rFonts w:ascii="Trebuchet MS" w:hAnsi="Trebuchet MS"/>
          <w:bCs/>
          <w:sz w:val="22"/>
          <w:szCs w:val="22"/>
        </w:rPr>
        <w:t>Mahalanobis</w:t>
      </w:r>
      <w:proofErr w:type="spellEnd"/>
    </w:p>
    <w:tbl>
      <w:tblPr>
        <w:tblStyle w:val="Tabelgril1Luminos"/>
        <w:tblW w:w="8995" w:type="dxa"/>
        <w:tblLook w:val="04A0" w:firstRow="1" w:lastRow="0" w:firstColumn="1" w:lastColumn="0" w:noHBand="0" w:noVBand="1"/>
      </w:tblPr>
      <w:tblGrid>
        <w:gridCol w:w="1912"/>
        <w:gridCol w:w="7083"/>
      </w:tblGrid>
      <w:tr w:rsidR="005C4908" w:rsidRPr="00EA322D" w14:paraId="10C1F294" w14:textId="77777777" w:rsidTr="0000103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2" w:type="dxa"/>
            <w:noWrap/>
            <w:hideMark/>
          </w:tcPr>
          <w:p w14:paraId="22DC41EA" w14:textId="77777777" w:rsidR="005C4908" w:rsidRPr="00EA322D" w:rsidRDefault="005C4908" w:rsidP="00001036">
            <w:pPr>
              <w:jc w:val="center"/>
              <w:rPr>
                <w:rFonts w:ascii="Trebuchet MS" w:hAnsi="Trebuchet MS"/>
                <w:sz w:val="22"/>
                <w:szCs w:val="22"/>
                <w:lang w:val="ro-RO"/>
              </w:rPr>
            </w:pPr>
            <w:r w:rsidRPr="00EA322D">
              <w:rPr>
                <w:rFonts w:ascii="Trebuchet MS" w:hAnsi="Trebuchet MS"/>
                <w:sz w:val="22"/>
                <w:szCs w:val="22"/>
                <w:lang w:val="ro-RO"/>
              </w:rPr>
              <w:t>Cluster</w:t>
            </w:r>
          </w:p>
        </w:tc>
        <w:tc>
          <w:tcPr>
            <w:tcW w:w="7083" w:type="dxa"/>
            <w:noWrap/>
            <w:hideMark/>
          </w:tcPr>
          <w:p w14:paraId="76D97DF4" w14:textId="77777777" w:rsidR="005C4908" w:rsidRPr="00EA322D" w:rsidRDefault="005C4908" w:rsidP="00001036">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Țări</w:t>
            </w:r>
          </w:p>
        </w:tc>
      </w:tr>
      <w:tr w:rsidR="00332516" w:rsidRPr="00EA322D" w14:paraId="0261F49F" w14:textId="77777777" w:rsidTr="00001036">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bottom"/>
          </w:tcPr>
          <w:p w14:paraId="4BEF42A3" w14:textId="340EA6BD" w:rsidR="00332516" w:rsidRPr="00EA322D" w:rsidRDefault="00332516" w:rsidP="003A7A63">
            <w:pPr>
              <w:jc w:val="center"/>
              <w:rPr>
                <w:rFonts w:ascii="Trebuchet MS" w:hAnsi="Trebuchet MS" w:cs="Calibri"/>
                <w:color w:val="000000"/>
                <w:sz w:val="22"/>
                <w:szCs w:val="22"/>
                <w:lang w:val="ro-RO"/>
              </w:rPr>
            </w:pPr>
            <w:r w:rsidRPr="00EA322D">
              <w:rPr>
                <w:rFonts w:ascii="Trebuchet MS" w:hAnsi="Trebuchet MS" w:cs="Calibri"/>
                <w:color w:val="000000"/>
                <w:sz w:val="22"/>
                <w:szCs w:val="22"/>
                <w:lang w:val="ro-RO"/>
              </w:rPr>
              <w:t>c0</w:t>
            </w:r>
          </w:p>
        </w:tc>
        <w:tc>
          <w:tcPr>
            <w:tcW w:w="7083" w:type="dxa"/>
            <w:noWrap/>
            <w:vAlign w:val="bottom"/>
          </w:tcPr>
          <w:p w14:paraId="34DC4C25" w14:textId="49C7038E" w:rsidR="00332516" w:rsidRPr="00EA322D" w:rsidRDefault="00332516" w:rsidP="003A7A63">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Bulgaria</w:t>
            </w:r>
          </w:p>
        </w:tc>
      </w:tr>
      <w:tr w:rsidR="003A7A63" w:rsidRPr="00EA322D" w14:paraId="5ED24D15" w14:textId="77777777" w:rsidTr="00001036">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bottom"/>
          </w:tcPr>
          <w:p w14:paraId="7B83D1D5" w14:textId="318C6A07" w:rsidR="003A7A63" w:rsidRPr="00EA322D" w:rsidRDefault="003A7A63" w:rsidP="003A7A63">
            <w:pPr>
              <w:jc w:val="center"/>
              <w:rPr>
                <w:rFonts w:ascii="Trebuchet MS" w:hAnsi="Trebuchet MS" w:cs="Calibri"/>
                <w:color w:val="000000"/>
                <w:sz w:val="22"/>
                <w:szCs w:val="22"/>
                <w:lang w:val="ro-RO"/>
              </w:rPr>
            </w:pPr>
            <w:r w:rsidRPr="00EA322D">
              <w:rPr>
                <w:rFonts w:ascii="Trebuchet MS" w:hAnsi="Trebuchet MS" w:cs="Calibri"/>
                <w:color w:val="000000"/>
                <w:sz w:val="22"/>
                <w:szCs w:val="22"/>
                <w:lang w:val="ro-RO"/>
              </w:rPr>
              <w:t>c1</w:t>
            </w:r>
          </w:p>
        </w:tc>
        <w:tc>
          <w:tcPr>
            <w:tcW w:w="7083" w:type="dxa"/>
            <w:noWrap/>
            <w:vAlign w:val="bottom"/>
          </w:tcPr>
          <w:p w14:paraId="0B15CFD1" w14:textId="13A6E45D" w:rsidR="003A7A63" w:rsidRPr="00EA322D" w:rsidRDefault="003A7A63" w:rsidP="003A7A63">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 xml:space="preserve">Portugalia </w:t>
            </w:r>
          </w:p>
        </w:tc>
      </w:tr>
      <w:tr w:rsidR="003A7A63" w:rsidRPr="00EA322D" w14:paraId="4B844593" w14:textId="77777777" w:rsidTr="00001036">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bottom"/>
          </w:tcPr>
          <w:p w14:paraId="44E3F565" w14:textId="24FE7E19" w:rsidR="003A7A63" w:rsidRPr="00EA322D" w:rsidRDefault="003A7A63" w:rsidP="003A7A63">
            <w:pPr>
              <w:jc w:val="center"/>
              <w:rPr>
                <w:rFonts w:ascii="Trebuchet MS" w:hAnsi="Trebuchet MS" w:cs="Calibri"/>
                <w:color w:val="000000"/>
                <w:sz w:val="22"/>
                <w:szCs w:val="22"/>
                <w:lang w:val="ro-RO"/>
              </w:rPr>
            </w:pPr>
            <w:r w:rsidRPr="00EA322D">
              <w:rPr>
                <w:rFonts w:ascii="Trebuchet MS" w:hAnsi="Trebuchet MS" w:cs="Calibri"/>
                <w:color w:val="000000"/>
                <w:sz w:val="22"/>
                <w:szCs w:val="22"/>
                <w:lang w:val="ro-RO"/>
              </w:rPr>
              <w:t>c2</w:t>
            </w:r>
          </w:p>
        </w:tc>
        <w:tc>
          <w:tcPr>
            <w:tcW w:w="7083" w:type="dxa"/>
            <w:noWrap/>
            <w:vAlign w:val="bottom"/>
          </w:tcPr>
          <w:p w14:paraId="784A0A91" w14:textId="5C4D9C05" w:rsidR="003A7A63" w:rsidRPr="00EA322D" w:rsidRDefault="003A7A63" w:rsidP="003A7A63">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 xml:space="preserve">Austria, Danemarca, Finlanda, Franța, Luxemburg </w:t>
            </w:r>
          </w:p>
        </w:tc>
      </w:tr>
      <w:tr w:rsidR="003A7A63" w:rsidRPr="00EA322D" w14:paraId="12BF4283" w14:textId="77777777" w:rsidTr="00001036">
        <w:trPr>
          <w:trHeight w:val="315"/>
        </w:trPr>
        <w:tc>
          <w:tcPr>
            <w:cnfStyle w:val="001000000000" w:firstRow="0" w:lastRow="0" w:firstColumn="1" w:lastColumn="0" w:oddVBand="0" w:evenVBand="0" w:oddHBand="0" w:evenHBand="0" w:firstRowFirstColumn="0" w:firstRowLastColumn="0" w:lastRowFirstColumn="0" w:lastRowLastColumn="0"/>
            <w:tcW w:w="1912" w:type="dxa"/>
            <w:noWrap/>
            <w:vAlign w:val="bottom"/>
          </w:tcPr>
          <w:p w14:paraId="51C58358" w14:textId="5238437F" w:rsidR="003A7A63" w:rsidRPr="00EA322D" w:rsidRDefault="003A7A63" w:rsidP="003A7A63">
            <w:pPr>
              <w:jc w:val="center"/>
              <w:rPr>
                <w:rFonts w:ascii="Trebuchet MS" w:hAnsi="Trebuchet MS" w:cs="Calibri"/>
                <w:color w:val="000000"/>
                <w:sz w:val="22"/>
                <w:szCs w:val="22"/>
                <w:lang w:val="ro-RO"/>
              </w:rPr>
            </w:pPr>
            <w:r w:rsidRPr="00EA322D">
              <w:rPr>
                <w:rFonts w:ascii="Trebuchet MS" w:hAnsi="Trebuchet MS" w:cs="Calibri"/>
                <w:color w:val="000000"/>
                <w:sz w:val="22"/>
                <w:szCs w:val="22"/>
                <w:lang w:val="ro-RO"/>
              </w:rPr>
              <w:t>c3</w:t>
            </w:r>
          </w:p>
        </w:tc>
        <w:tc>
          <w:tcPr>
            <w:tcW w:w="7083" w:type="dxa"/>
            <w:noWrap/>
            <w:vAlign w:val="bottom"/>
          </w:tcPr>
          <w:p w14:paraId="214C9A11" w14:textId="23E8B282" w:rsidR="003A7A63" w:rsidRPr="00EA322D" w:rsidRDefault="003A7A63" w:rsidP="003A7A63">
            <w:pPr>
              <w:cnfStyle w:val="000000000000" w:firstRow="0" w:lastRow="0" w:firstColumn="0" w:lastColumn="0" w:oddVBand="0" w:evenVBand="0" w:oddHBand="0" w:evenHBand="0" w:firstRowFirstColumn="0" w:firstRowLastColumn="0" w:lastRowFirstColumn="0" w:lastRowLastColumn="0"/>
              <w:rPr>
                <w:rFonts w:ascii="Trebuchet MS" w:hAnsi="Trebuchet MS"/>
                <w:sz w:val="22"/>
                <w:szCs w:val="22"/>
                <w:lang w:val="ro-RO"/>
              </w:rPr>
            </w:pPr>
            <w:r w:rsidRPr="00EA322D">
              <w:rPr>
                <w:rFonts w:ascii="Trebuchet MS" w:hAnsi="Trebuchet MS"/>
                <w:sz w:val="22"/>
                <w:szCs w:val="22"/>
                <w:lang w:val="ro-RO"/>
              </w:rPr>
              <w:t xml:space="preserve">Belgia, Croația, Cipru, Cehia, Estonia, Germania, Grecia, Ungaria, Irlanda, Italia, Letonia, Lituania, Malta, Olanda, Polonia, România, Slovacia, Slovenia, Spania, Suedia, Marea Britanie </w:t>
            </w:r>
          </w:p>
        </w:tc>
      </w:tr>
    </w:tbl>
    <w:p w14:paraId="0FBD2531" w14:textId="362FB0AE" w:rsidR="00D2784E" w:rsidRPr="00EA322D" w:rsidRDefault="005A7DAD" w:rsidP="00D2784E">
      <w:pPr>
        <w:pStyle w:val="Default"/>
        <w:spacing w:before="120"/>
        <w:rPr>
          <w:rFonts w:ascii="Trebuchet MS" w:hAnsi="Trebuchet MS"/>
          <w:bCs/>
          <w:sz w:val="22"/>
          <w:szCs w:val="22"/>
        </w:rPr>
      </w:pPr>
      <w:r w:rsidRPr="00EA322D">
        <w:rPr>
          <w:rFonts w:ascii="Trebuchet MS" w:hAnsi="Trebuchet MS"/>
          <w:bCs/>
          <w:noProof/>
          <w:sz w:val="22"/>
          <w:szCs w:val="22"/>
          <w:lang w:eastAsia="ro-RO"/>
        </w:rPr>
        <w:drawing>
          <wp:inline distT="0" distB="0" distL="0" distR="0" wp14:anchorId="5E99C79E" wp14:editId="78D36D14">
            <wp:extent cx="5704764" cy="399320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3.png"/>
                    <pic:cNvPicPr/>
                  </pic:nvPicPr>
                  <pic:blipFill>
                    <a:blip r:embed="rId19">
                      <a:extLst>
                        <a:ext uri="{28A0092B-C50C-407E-A947-70E740481C1C}">
                          <a14:useLocalDpi xmlns:a14="http://schemas.microsoft.com/office/drawing/2010/main" val="0"/>
                        </a:ext>
                      </a:extLst>
                    </a:blip>
                    <a:stretch>
                      <a:fillRect/>
                    </a:stretch>
                  </pic:blipFill>
                  <pic:spPr>
                    <a:xfrm>
                      <a:off x="0" y="0"/>
                      <a:ext cx="5766380" cy="4036339"/>
                    </a:xfrm>
                    <a:prstGeom prst="rect">
                      <a:avLst/>
                    </a:prstGeom>
                  </pic:spPr>
                </pic:pic>
              </a:graphicData>
            </a:graphic>
          </wp:inline>
        </w:drawing>
      </w:r>
    </w:p>
    <w:p w14:paraId="5685A88D" w14:textId="7580896D" w:rsidR="005A7DAD" w:rsidRDefault="005A7DAD" w:rsidP="00C73A72">
      <w:pPr>
        <w:pStyle w:val="Default"/>
        <w:spacing w:before="120"/>
        <w:rPr>
          <w:rFonts w:ascii="Trebuchet MS" w:hAnsi="Trebuchet MS"/>
          <w:bCs/>
          <w:sz w:val="22"/>
          <w:szCs w:val="22"/>
        </w:rPr>
      </w:pPr>
      <w:r w:rsidRPr="00EA322D">
        <w:rPr>
          <w:rFonts w:ascii="Trebuchet MS" w:hAnsi="Trebuchet MS"/>
          <w:bCs/>
          <w:sz w:val="22"/>
          <w:szCs w:val="22"/>
        </w:rPr>
        <w:t xml:space="preserve">Figura 2. Grupare prin legătură completă și metrică </w:t>
      </w:r>
      <w:proofErr w:type="spellStart"/>
      <w:r w:rsidRPr="00EA322D">
        <w:rPr>
          <w:rFonts w:ascii="Trebuchet MS" w:hAnsi="Trebuchet MS"/>
          <w:bCs/>
          <w:sz w:val="22"/>
          <w:szCs w:val="22"/>
        </w:rPr>
        <w:t>mahalanobis</w:t>
      </w:r>
      <w:proofErr w:type="spellEnd"/>
    </w:p>
    <w:p w14:paraId="5F251D0C" w14:textId="77777777" w:rsidR="007A4FC8" w:rsidRPr="00EA322D" w:rsidRDefault="007A4FC8" w:rsidP="00C73A72">
      <w:pPr>
        <w:pStyle w:val="Default"/>
        <w:spacing w:before="120"/>
        <w:rPr>
          <w:rFonts w:ascii="Trebuchet MS" w:hAnsi="Trebuchet MS"/>
          <w:bCs/>
          <w:sz w:val="22"/>
          <w:szCs w:val="22"/>
        </w:rPr>
      </w:pPr>
    </w:p>
    <w:p w14:paraId="4D0789CC" w14:textId="1B21025B" w:rsidR="00C5702A" w:rsidRPr="00EA322D" w:rsidRDefault="00C5702A" w:rsidP="00C5702A">
      <w:pPr>
        <w:pStyle w:val="Default"/>
        <w:rPr>
          <w:rFonts w:ascii="Trebuchet MS" w:hAnsi="Trebuchet MS"/>
          <w:sz w:val="22"/>
          <w:szCs w:val="22"/>
        </w:rPr>
      </w:pPr>
      <w:r w:rsidRPr="00EA322D">
        <w:rPr>
          <w:rFonts w:ascii="Trebuchet MS" w:hAnsi="Trebuchet MS"/>
          <w:b/>
          <w:bCs/>
          <w:sz w:val="22"/>
          <w:szCs w:val="22"/>
        </w:rPr>
        <w:t xml:space="preserve">3. Clasificarea variabilelor </w:t>
      </w:r>
    </w:p>
    <w:p w14:paraId="2C023563" w14:textId="77777777" w:rsidR="00AC17EE" w:rsidRPr="00EA322D" w:rsidRDefault="00C5702A" w:rsidP="00AC17EE">
      <w:pPr>
        <w:pStyle w:val="Default"/>
        <w:spacing w:before="120"/>
        <w:ind w:firstLine="907"/>
        <w:jc w:val="both"/>
        <w:rPr>
          <w:rFonts w:ascii="Trebuchet MS" w:hAnsi="Trebuchet MS"/>
          <w:sz w:val="22"/>
          <w:szCs w:val="22"/>
        </w:rPr>
      </w:pPr>
      <w:r w:rsidRPr="00EA322D">
        <w:rPr>
          <w:rFonts w:ascii="Trebuchet MS" w:hAnsi="Trebuchet MS"/>
          <w:sz w:val="22"/>
          <w:szCs w:val="22"/>
        </w:rPr>
        <w:t xml:space="preserve">Deși se utilizează în general pentru clasificare de instanțe, analiza de </w:t>
      </w:r>
      <w:proofErr w:type="spellStart"/>
      <w:r w:rsidRPr="00EA322D">
        <w:rPr>
          <w:rFonts w:ascii="Trebuchet MS" w:hAnsi="Trebuchet MS"/>
          <w:sz w:val="22"/>
          <w:szCs w:val="22"/>
        </w:rPr>
        <w:t>clusteri</w:t>
      </w:r>
      <w:proofErr w:type="spellEnd"/>
      <w:r w:rsidRPr="00EA322D">
        <w:rPr>
          <w:rFonts w:ascii="Trebuchet MS" w:hAnsi="Trebuchet MS"/>
          <w:sz w:val="22"/>
          <w:szCs w:val="22"/>
        </w:rPr>
        <w:t xml:space="preserve"> poate fi utilizată și pentru grupare de variabile dacă sunt alese metrici potrivite. Pachetul </w:t>
      </w:r>
      <w:proofErr w:type="spellStart"/>
      <w:r w:rsidRPr="00EA322D">
        <w:rPr>
          <w:rFonts w:ascii="Trebuchet MS" w:hAnsi="Trebuchet MS"/>
          <w:sz w:val="22"/>
          <w:szCs w:val="22"/>
        </w:rPr>
        <w:t>Python</w:t>
      </w:r>
      <w:proofErr w:type="spellEnd"/>
      <w:r w:rsidRPr="00EA322D">
        <w:rPr>
          <w:rFonts w:ascii="Trebuchet MS" w:hAnsi="Trebuchet MS"/>
          <w:sz w:val="22"/>
          <w:szCs w:val="22"/>
        </w:rPr>
        <w:t xml:space="preserve"> </w:t>
      </w:r>
      <w:proofErr w:type="spellStart"/>
      <w:r w:rsidRPr="00EA322D">
        <w:rPr>
          <w:rFonts w:ascii="Trebuchet MS" w:hAnsi="Trebuchet MS"/>
          <w:sz w:val="22"/>
          <w:szCs w:val="22"/>
        </w:rPr>
        <w:t>scipy</w:t>
      </w:r>
      <w:proofErr w:type="spellEnd"/>
      <w:r w:rsidRPr="00EA322D">
        <w:rPr>
          <w:rFonts w:ascii="Trebuchet MS" w:hAnsi="Trebuchet MS"/>
          <w:sz w:val="22"/>
          <w:szCs w:val="22"/>
        </w:rPr>
        <w:t xml:space="preserve"> are implementate metrici pentru variabile, cum ar fi distanța bazată pe coeficienții de corelație. </w:t>
      </w:r>
    </w:p>
    <w:p w14:paraId="45DD1323" w14:textId="6BC6E470" w:rsidR="00C5702A" w:rsidRPr="00EA322D" w:rsidRDefault="00AC17EE" w:rsidP="00AC17EE">
      <w:pPr>
        <w:pStyle w:val="Default"/>
        <w:spacing w:before="120"/>
        <w:ind w:firstLine="907"/>
        <w:jc w:val="both"/>
        <w:rPr>
          <w:rFonts w:ascii="Trebuchet MS" w:hAnsi="Trebuchet MS"/>
          <w:sz w:val="22"/>
          <w:szCs w:val="22"/>
        </w:rPr>
      </w:pPr>
      <w:r w:rsidRPr="00EA322D">
        <w:rPr>
          <w:rFonts w:ascii="Trebuchet MS" w:hAnsi="Trebuchet MS"/>
          <w:sz w:val="22"/>
          <w:szCs w:val="22"/>
        </w:rPr>
        <w:t>În F</w:t>
      </w:r>
      <w:r w:rsidR="00C5702A" w:rsidRPr="00EA322D">
        <w:rPr>
          <w:rFonts w:ascii="Trebuchet MS" w:hAnsi="Trebuchet MS"/>
          <w:sz w:val="22"/>
          <w:szCs w:val="22"/>
        </w:rPr>
        <w:t xml:space="preserve">igura 3 este prezentat graficul </w:t>
      </w:r>
      <w:proofErr w:type="spellStart"/>
      <w:r w:rsidR="00C5702A" w:rsidRPr="00EA322D">
        <w:rPr>
          <w:rFonts w:ascii="Trebuchet MS" w:hAnsi="Trebuchet MS"/>
          <w:sz w:val="22"/>
          <w:szCs w:val="22"/>
        </w:rPr>
        <w:t>dendrogramă</w:t>
      </w:r>
      <w:proofErr w:type="spellEnd"/>
      <w:r w:rsidR="00C5702A" w:rsidRPr="00EA322D">
        <w:rPr>
          <w:rFonts w:ascii="Trebuchet MS" w:hAnsi="Trebuchet MS"/>
          <w:sz w:val="22"/>
          <w:szCs w:val="22"/>
        </w:rPr>
        <w:t xml:space="preserve"> cu evidențierea partiției optimale. Metoda de grupare este prin media legăturilor.</w:t>
      </w:r>
    </w:p>
    <w:p w14:paraId="64D2CADB" w14:textId="0B5F2254" w:rsidR="00C5702A" w:rsidRPr="00EA322D" w:rsidRDefault="00C5702A" w:rsidP="00C5702A">
      <w:pPr>
        <w:pStyle w:val="Default"/>
        <w:jc w:val="both"/>
        <w:rPr>
          <w:rFonts w:ascii="Trebuchet MS" w:hAnsi="Trebuchet MS"/>
          <w:bCs/>
          <w:strike/>
          <w:sz w:val="22"/>
          <w:szCs w:val="22"/>
        </w:rPr>
      </w:pPr>
      <w:r w:rsidRPr="00EA322D">
        <w:rPr>
          <w:rFonts w:ascii="Trebuchet MS" w:hAnsi="Trebuchet MS"/>
          <w:bCs/>
          <w:strike/>
          <w:noProof/>
          <w:sz w:val="22"/>
          <w:szCs w:val="22"/>
          <w:lang w:eastAsia="ro-RO"/>
        </w:rPr>
        <w:lastRenderedPageBreak/>
        <w:drawing>
          <wp:inline distT="0" distB="0" distL="0" distR="0" wp14:anchorId="5BB4AD35" wp14:editId="613E2D33">
            <wp:extent cx="5452281" cy="3816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4.png"/>
                    <pic:cNvPicPr/>
                  </pic:nvPicPr>
                  <pic:blipFill>
                    <a:blip r:embed="rId20">
                      <a:extLst>
                        <a:ext uri="{28A0092B-C50C-407E-A947-70E740481C1C}">
                          <a14:useLocalDpi xmlns:a14="http://schemas.microsoft.com/office/drawing/2010/main" val="0"/>
                        </a:ext>
                      </a:extLst>
                    </a:blip>
                    <a:stretch>
                      <a:fillRect/>
                    </a:stretch>
                  </pic:blipFill>
                  <pic:spPr>
                    <a:xfrm>
                      <a:off x="0" y="0"/>
                      <a:ext cx="5468646" cy="3827930"/>
                    </a:xfrm>
                    <a:prstGeom prst="rect">
                      <a:avLst/>
                    </a:prstGeom>
                  </pic:spPr>
                </pic:pic>
              </a:graphicData>
            </a:graphic>
          </wp:inline>
        </w:drawing>
      </w:r>
    </w:p>
    <w:p w14:paraId="7E71E112" w14:textId="1B9DD213" w:rsidR="004C748D" w:rsidRPr="00EA322D" w:rsidRDefault="00C5702A" w:rsidP="00C73A72">
      <w:pPr>
        <w:pStyle w:val="Default"/>
        <w:spacing w:before="120"/>
        <w:rPr>
          <w:rFonts w:ascii="Trebuchet MS" w:hAnsi="Trebuchet MS"/>
          <w:bCs/>
          <w:sz w:val="22"/>
          <w:szCs w:val="22"/>
        </w:rPr>
      </w:pPr>
      <w:r w:rsidRPr="00EA322D">
        <w:rPr>
          <w:rFonts w:ascii="Trebuchet MS" w:hAnsi="Trebuchet MS"/>
          <w:bCs/>
          <w:sz w:val="22"/>
          <w:szCs w:val="22"/>
        </w:rPr>
        <w:t>Figura 3. Gruparea variabilelor prin media legăturilor</w:t>
      </w:r>
    </w:p>
    <w:p w14:paraId="0C99C8D1" w14:textId="2168C0AD" w:rsidR="00B83BCE" w:rsidRPr="00EA322D" w:rsidRDefault="00B83BCE" w:rsidP="00C5702A">
      <w:pPr>
        <w:pStyle w:val="Default"/>
        <w:rPr>
          <w:rFonts w:ascii="Trebuchet MS" w:hAnsi="Trebuchet MS"/>
          <w:bCs/>
          <w:sz w:val="22"/>
          <w:szCs w:val="22"/>
        </w:rPr>
      </w:pPr>
      <w:r w:rsidRPr="00EA322D">
        <w:rPr>
          <w:rFonts w:ascii="Trebuchet MS" w:hAnsi="Trebuchet MS"/>
          <w:bCs/>
          <w:sz w:val="22"/>
          <w:szCs w:val="22"/>
        </w:rPr>
        <w:br w:type="page"/>
      </w:r>
    </w:p>
    <w:p w14:paraId="1FF9741D" w14:textId="77777777" w:rsidR="00B83BCE" w:rsidRPr="00EA322D" w:rsidRDefault="00B83BCE" w:rsidP="00B83BCE">
      <w:pPr>
        <w:spacing w:before="360"/>
        <w:jc w:val="both"/>
        <w:rPr>
          <w:rFonts w:ascii="Trebuchet MS" w:hAnsi="Trebuchet MS"/>
          <w:sz w:val="22"/>
          <w:szCs w:val="22"/>
          <w:lang w:val="ro-RO"/>
        </w:rPr>
      </w:pPr>
      <w:r w:rsidRPr="00EA322D">
        <w:rPr>
          <w:rFonts w:ascii="Trebuchet MS" w:hAnsi="Trebuchet MS"/>
          <w:b/>
          <w:sz w:val="22"/>
          <w:szCs w:val="22"/>
          <w:lang w:val="ro-RO"/>
        </w:rPr>
        <w:lastRenderedPageBreak/>
        <w:t>ANEXE</w:t>
      </w:r>
    </w:p>
    <w:p w14:paraId="2152E18B" w14:textId="4B1C0287" w:rsidR="00D430AF" w:rsidRPr="00EA322D" w:rsidRDefault="00B83BCE" w:rsidP="00B83BCE">
      <w:pPr>
        <w:pStyle w:val="Default"/>
        <w:spacing w:before="120"/>
        <w:rPr>
          <w:sz w:val="22"/>
          <w:szCs w:val="22"/>
        </w:rPr>
      </w:pPr>
      <w:r w:rsidRPr="00EA322D">
        <w:rPr>
          <w:rFonts w:ascii="Trebuchet MS" w:hAnsi="Trebuchet MS"/>
          <w:sz w:val="22"/>
          <w:szCs w:val="22"/>
        </w:rPr>
        <w:t xml:space="preserve">Anexa 1. </w:t>
      </w:r>
      <w:r w:rsidR="00D430AF" w:rsidRPr="00EA322D">
        <w:rPr>
          <w:rFonts w:ascii="Trebuchet MS" w:hAnsi="Trebuchet MS"/>
          <w:sz w:val="22"/>
          <w:szCs w:val="22"/>
        </w:rPr>
        <w:t>Partiția optimală. Histogramă</w:t>
      </w:r>
      <w:r w:rsidR="00D430AF" w:rsidRPr="00EA322D">
        <w:rPr>
          <w:sz w:val="22"/>
          <w:szCs w:val="22"/>
        </w:rPr>
        <w:t xml:space="preserve"> </w:t>
      </w:r>
      <w:r w:rsidR="00D430AF" w:rsidRPr="00EA322D">
        <w:rPr>
          <w:rFonts w:ascii="Trebuchet MS" w:hAnsi="Trebuchet MS"/>
          <w:sz w:val="22"/>
          <w:szCs w:val="22"/>
        </w:rPr>
        <w:t>dificultăți de deplasare</w:t>
      </w:r>
    </w:p>
    <w:p w14:paraId="2CDB70A0" w14:textId="37EDF744" w:rsidR="00D430AF" w:rsidRPr="00EA322D" w:rsidRDefault="00D430AF" w:rsidP="00C5702A">
      <w:pPr>
        <w:pStyle w:val="Default"/>
        <w:rPr>
          <w:rFonts w:ascii="Trebuchet MS" w:hAnsi="Trebuchet MS"/>
          <w:b/>
          <w:bCs/>
          <w:sz w:val="22"/>
          <w:szCs w:val="22"/>
        </w:rPr>
      </w:pPr>
      <w:r w:rsidRPr="00EA322D">
        <w:rPr>
          <w:rFonts w:ascii="Trebuchet MS" w:hAnsi="Trebuchet MS"/>
          <w:b/>
          <w:bCs/>
          <w:noProof/>
          <w:sz w:val="22"/>
          <w:szCs w:val="22"/>
          <w:lang w:eastAsia="ro-RO"/>
        </w:rPr>
        <w:drawing>
          <wp:inline distT="0" distB="0" distL="0" distR="0" wp14:anchorId="3F33C624" wp14:editId="7E9ACE44">
            <wp:extent cx="6375657" cy="3719015"/>
            <wp:effectExtent l="0" t="0" r="635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D.png"/>
                    <pic:cNvPicPr/>
                  </pic:nvPicPr>
                  <pic:blipFill>
                    <a:blip r:embed="rId21">
                      <a:extLst>
                        <a:ext uri="{28A0092B-C50C-407E-A947-70E740481C1C}">
                          <a14:useLocalDpi xmlns:a14="http://schemas.microsoft.com/office/drawing/2010/main" val="0"/>
                        </a:ext>
                      </a:extLst>
                    </a:blip>
                    <a:stretch>
                      <a:fillRect/>
                    </a:stretch>
                  </pic:blipFill>
                  <pic:spPr>
                    <a:xfrm>
                      <a:off x="0" y="0"/>
                      <a:ext cx="6398538" cy="3732362"/>
                    </a:xfrm>
                    <a:prstGeom prst="rect">
                      <a:avLst/>
                    </a:prstGeom>
                  </pic:spPr>
                </pic:pic>
              </a:graphicData>
            </a:graphic>
          </wp:inline>
        </w:drawing>
      </w:r>
    </w:p>
    <w:p w14:paraId="3AF5EB36" w14:textId="20DE0DD3" w:rsidR="0051206A" w:rsidRPr="00EA322D" w:rsidRDefault="00B83BCE" w:rsidP="0052220A">
      <w:pPr>
        <w:pStyle w:val="Default"/>
        <w:spacing w:before="240"/>
        <w:rPr>
          <w:sz w:val="22"/>
          <w:szCs w:val="22"/>
        </w:rPr>
      </w:pPr>
      <w:r w:rsidRPr="00EA322D">
        <w:rPr>
          <w:rFonts w:ascii="Trebuchet MS" w:hAnsi="Trebuchet MS"/>
          <w:sz w:val="22"/>
          <w:szCs w:val="22"/>
        </w:rPr>
        <w:t xml:space="preserve">Anexa 2. </w:t>
      </w:r>
      <w:r w:rsidR="0051206A" w:rsidRPr="00EA322D">
        <w:rPr>
          <w:rFonts w:ascii="Trebuchet MS" w:hAnsi="Trebuchet MS"/>
          <w:sz w:val="22"/>
          <w:szCs w:val="22"/>
        </w:rPr>
        <w:t>Partiția optimală. Histogramă</w:t>
      </w:r>
      <w:r w:rsidR="0051206A" w:rsidRPr="00EA322D">
        <w:rPr>
          <w:sz w:val="22"/>
          <w:szCs w:val="22"/>
        </w:rPr>
        <w:t xml:space="preserve"> </w:t>
      </w:r>
      <w:r w:rsidR="0051206A" w:rsidRPr="00EA322D">
        <w:rPr>
          <w:rFonts w:ascii="Trebuchet MS" w:hAnsi="Trebuchet MS"/>
          <w:sz w:val="22"/>
          <w:szCs w:val="22"/>
        </w:rPr>
        <w:t>astm</w:t>
      </w:r>
    </w:p>
    <w:p w14:paraId="0A7B659D" w14:textId="37FC36D5" w:rsidR="0051206A" w:rsidRPr="00EA322D" w:rsidRDefault="0051206A" w:rsidP="00C5702A">
      <w:pPr>
        <w:pStyle w:val="Default"/>
        <w:rPr>
          <w:rFonts w:ascii="Trebuchet MS" w:hAnsi="Trebuchet MS"/>
          <w:b/>
          <w:bCs/>
          <w:sz w:val="22"/>
          <w:szCs w:val="22"/>
        </w:rPr>
      </w:pPr>
      <w:r w:rsidRPr="00EA322D">
        <w:rPr>
          <w:rFonts w:ascii="Trebuchet MS" w:hAnsi="Trebuchet MS"/>
          <w:b/>
          <w:bCs/>
          <w:noProof/>
          <w:sz w:val="22"/>
          <w:szCs w:val="22"/>
          <w:lang w:eastAsia="ro-RO"/>
        </w:rPr>
        <w:drawing>
          <wp:inline distT="0" distB="0" distL="0" distR="0" wp14:anchorId="61D05295" wp14:editId="12C893AB">
            <wp:extent cx="6312090" cy="3681936"/>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png"/>
                    <pic:cNvPicPr/>
                  </pic:nvPicPr>
                  <pic:blipFill>
                    <a:blip r:embed="rId22">
                      <a:extLst>
                        <a:ext uri="{28A0092B-C50C-407E-A947-70E740481C1C}">
                          <a14:useLocalDpi xmlns:a14="http://schemas.microsoft.com/office/drawing/2010/main" val="0"/>
                        </a:ext>
                      </a:extLst>
                    </a:blip>
                    <a:stretch>
                      <a:fillRect/>
                    </a:stretch>
                  </pic:blipFill>
                  <pic:spPr>
                    <a:xfrm>
                      <a:off x="0" y="0"/>
                      <a:ext cx="6353190" cy="3705910"/>
                    </a:xfrm>
                    <a:prstGeom prst="rect">
                      <a:avLst/>
                    </a:prstGeom>
                  </pic:spPr>
                </pic:pic>
              </a:graphicData>
            </a:graphic>
          </wp:inline>
        </w:drawing>
      </w:r>
    </w:p>
    <w:p w14:paraId="67D2C2D0" w14:textId="77777777" w:rsidR="0052220A" w:rsidRPr="00EA322D" w:rsidRDefault="0052220A" w:rsidP="0051206A">
      <w:pPr>
        <w:pStyle w:val="Default"/>
        <w:rPr>
          <w:rFonts w:ascii="Trebuchet MS" w:hAnsi="Trebuchet MS"/>
          <w:sz w:val="22"/>
          <w:szCs w:val="22"/>
        </w:rPr>
      </w:pPr>
    </w:p>
    <w:p w14:paraId="1B888805" w14:textId="77777777" w:rsidR="0052220A" w:rsidRPr="00EA322D" w:rsidRDefault="0052220A" w:rsidP="0051206A">
      <w:pPr>
        <w:pStyle w:val="Default"/>
        <w:rPr>
          <w:rFonts w:ascii="Trebuchet MS" w:hAnsi="Trebuchet MS"/>
          <w:sz w:val="22"/>
          <w:szCs w:val="22"/>
        </w:rPr>
      </w:pPr>
    </w:p>
    <w:p w14:paraId="5FD6F537" w14:textId="77777777" w:rsidR="0052220A" w:rsidRPr="00EA322D" w:rsidRDefault="0052220A" w:rsidP="0051206A">
      <w:pPr>
        <w:pStyle w:val="Default"/>
        <w:rPr>
          <w:rFonts w:ascii="Trebuchet MS" w:hAnsi="Trebuchet MS"/>
          <w:sz w:val="22"/>
          <w:szCs w:val="22"/>
        </w:rPr>
      </w:pPr>
    </w:p>
    <w:p w14:paraId="548A312C" w14:textId="77777777" w:rsidR="0052220A" w:rsidRPr="00EA322D" w:rsidRDefault="0052220A" w:rsidP="0051206A">
      <w:pPr>
        <w:pStyle w:val="Default"/>
        <w:rPr>
          <w:rFonts w:ascii="Trebuchet MS" w:hAnsi="Trebuchet MS"/>
          <w:sz w:val="22"/>
          <w:szCs w:val="22"/>
        </w:rPr>
      </w:pPr>
    </w:p>
    <w:p w14:paraId="548D37EE" w14:textId="77777777" w:rsidR="0052220A" w:rsidRPr="00EA322D" w:rsidRDefault="0052220A" w:rsidP="0051206A">
      <w:pPr>
        <w:pStyle w:val="Default"/>
        <w:rPr>
          <w:rFonts w:ascii="Trebuchet MS" w:hAnsi="Trebuchet MS"/>
          <w:sz w:val="22"/>
          <w:szCs w:val="22"/>
        </w:rPr>
      </w:pPr>
    </w:p>
    <w:p w14:paraId="48A78239" w14:textId="77777777" w:rsidR="0052220A" w:rsidRPr="00EA322D" w:rsidRDefault="0052220A" w:rsidP="0051206A">
      <w:pPr>
        <w:pStyle w:val="Default"/>
        <w:rPr>
          <w:rFonts w:ascii="Trebuchet MS" w:hAnsi="Trebuchet MS"/>
          <w:sz w:val="22"/>
          <w:szCs w:val="22"/>
        </w:rPr>
      </w:pPr>
    </w:p>
    <w:p w14:paraId="6527C4C1" w14:textId="01C5158C" w:rsidR="0051206A" w:rsidRPr="00EA322D" w:rsidRDefault="00B83BCE" w:rsidP="0051206A">
      <w:pPr>
        <w:pStyle w:val="Default"/>
        <w:rPr>
          <w:sz w:val="22"/>
          <w:szCs w:val="22"/>
        </w:rPr>
      </w:pPr>
      <w:r w:rsidRPr="00EA322D">
        <w:rPr>
          <w:rFonts w:ascii="Trebuchet MS" w:hAnsi="Trebuchet MS"/>
          <w:sz w:val="22"/>
          <w:szCs w:val="22"/>
        </w:rPr>
        <w:t xml:space="preserve">Anexa 3. </w:t>
      </w:r>
      <w:r w:rsidR="0051206A" w:rsidRPr="00EA322D">
        <w:rPr>
          <w:rFonts w:ascii="Trebuchet MS" w:hAnsi="Trebuchet MS"/>
          <w:sz w:val="22"/>
          <w:szCs w:val="22"/>
        </w:rPr>
        <w:t>Partiția optimală. Histogramă tensiune arterială crescută</w:t>
      </w:r>
    </w:p>
    <w:p w14:paraId="54D0B11F" w14:textId="159FD43D" w:rsidR="0051206A" w:rsidRPr="00EA322D" w:rsidRDefault="0051206A" w:rsidP="00C5702A">
      <w:pPr>
        <w:pStyle w:val="Default"/>
        <w:rPr>
          <w:rFonts w:ascii="Trebuchet MS" w:hAnsi="Trebuchet MS"/>
          <w:b/>
          <w:bCs/>
          <w:sz w:val="22"/>
          <w:szCs w:val="22"/>
        </w:rPr>
      </w:pPr>
      <w:r w:rsidRPr="00EA322D">
        <w:rPr>
          <w:rFonts w:ascii="Trebuchet MS" w:hAnsi="Trebuchet MS"/>
          <w:b/>
          <w:bCs/>
          <w:noProof/>
          <w:sz w:val="22"/>
          <w:szCs w:val="22"/>
          <w:lang w:eastAsia="ro-RO"/>
        </w:rPr>
        <w:drawing>
          <wp:inline distT="0" distB="0" distL="0" distR="0" wp14:anchorId="2F9DF3C4" wp14:editId="1E026F15">
            <wp:extent cx="6118096" cy="356889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png"/>
                    <pic:cNvPicPr/>
                  </pic:nvPicPr>
                  <pic:blipFill>
                    <a:blip r:embed="rId23">
                      <a:extLst>
                        <a:ext uri="{28A0092B-C50C-407E-A947-70E740481C1C}">
                          <a14:useLocalDpi xmlns:a14="http://schemas.microsoft.com/office/drawing/2010/main" val="0"/>
                        </a:ext>
                      </a:extLst>
                    </a:blip>
                    <a:stretch>
                      <a:fillRect/>
                    </a:stretch>
                  </pic:blipFill>
                  <pic:spPr>
                    <a:xfrm>
                      <a:off x="0" y="0"/>
                      <a:ext cx="6123963" cy="3572313"/>
                    </a:xfrm>
                    <a:prstGeom prst="rect">
                      <a:avLst/>
                    </a:prstGeom>
                  </pic:spPr>
                </pic:pic>
              </a:graphicData>
            </a:graphic>
          </wp:inline>
        </w:drawing>
      </w:r>
    </w:p>
    <w:p w14:paraId="5BC844AC" w14:textId="009C54C1" w:rsidR="00B83BCE" w:rsidRPr="00EA322D" w:rsidRDefault="0052220A" w:rsidP="0052220A">
      <w:pPr>
        <w:pStyle w:val="Default"/>
        <w:spacing w:before="240"/>
        <w:rPr>
          <w:rFonts w:ascii="Trebuchet MS" w:hAnsi="Trebuchet MS"/>
          <w:sz w:val="22"/>
          <w:szCs w:val="22"/>
        </w:rPr>
      </w:pPr>
      <w:r w:rsidRPr="00EA322D">
        <w:rPr>
          <w:rFonts w:ascii="Trebuchet MS" w:hAnsi="Trebuchet MS"/>
          <w:sz w:val="22"/>
          <w:szCs w:val="22"/>
        </w:rPr>
        <w:t xml:space="preserve">Anexa 4. </w:t>
      </w:r>
      <w:r w:rsidR="00B83BCE" w:rsidRPr="00EA322D">
        <w:rPr>
          <w:rFonts w:ascii="Trebuchet MS" w:hAnsi="Trebuchet MS"/>
          <w:sz w:val="22"/>
          <w:szCs w:val="22"/>
        </w:rPr>
        <w:t>Partiția cu 3 clustere. Histogramă</w:t>
      </w:r>
      <w:r w:rsidR="00B83BCE" w:rsidRPr="00EA322D">
        <w:rPr>
          <w:sz w:val="22"/>
          <w:szCs w:val="22"/>
        </w:rPr>
        <w:t xml:space="preserve"> </w:t>
      </w:r>
      <w:r w:rsidR="00B83BCE" w:rsidRPr="00EA322D">
        <w:rPr>
          <w:rFonts w:ascii="Trebuchet MS" w:hAnsi="Trebuchet MS"/>
          <w:sz w:val="22"/>
          <w:szCs w:val="22"/>
        </w:rPr>
        <w:t>deficiențe de vedere</w:t>
      </w:r>
    </w:p>
    <w:p w14:paraId="1EFD1165" w14:textId="712783CA" w:rsidR="00B83BCE" w:rsidRPr="00EA322D" w:rsidRDefault="00B83BCE" w:rsidP="00C5702A">
      <w:pPr>
        <w:pStyle w:val="Default"/>
        <w:rPr>
          <w:rFonts w:ascii="Trebuchet MS" w:hAnsi="Trebuchet MS"/>
          <w:b/>
          <w:bCs/>
          <w:sz w:val="22"/>
          <w:szCs w:val="22"/>
        </w:rPr>
      </w:pPr>
      <w:r w:rsidRPr="00EA322D">
        <w:rPr>
          <w:rFonts w:ascii="Trebuchet MS" w:hAnsi="Trebuchet MS"/>
          <w:b/>
          <w:bCs/>
          <w:noProof/>
          <w:sz w:val="22"/>
          <w:szCs w:val="22"/>
          <w:lang w:eastAsia="ro-RO"/>
        </w:rPr>
        <w:drawing>
          <wp:inline distT="0" distB="0" distL="0" distR="0" wp14:anchorId="13F7C19D" wp14:editId="78DC4F6F">
            <wp:extent cx="6013005" cy="3507475"/>
            <wp:effectExtent l="0" t="0" r="6985"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3.png"/>
                    <pic:cNvPicPr/>
                  </pic:nvPicPr>
                  <pic:blipFill>
                    <a:blip r:embed="rId24">
                      <a:extLst>
                        <a:ext uri="{28A0092B-C50C-407E-A947-70E740481C1C}">
                          <a14:useLocalDpi xmlns:a14="http://schemas.microsoft.com/office/drawing/2010/main" val="0"/>
                        </a:ext>
                      </a:extLst>
                    </a:blip>
                    <a:stretch>
                      <a:fillRect/>
                    </a:stretch>
                  </pic:blipFill>
                  <pic:spPr>
                    <a:xfrm>
                      <a:off x="0" y="0"/>
                      <a:ext cx="6017178" cy="3509909"/>
                    </a:xfrm>
                    <a:prstGeom prst="rect">
                      <a:avLst/>
                    </a:prstGeom>
                  </pic:spPr>
                </pic:pic>
              </a:graphicData>
            </a:graphic>
          </wp:inline>
        </w:drawing>
      </w:r>
    </w:p>
    <w:p w14:paraId="17DA297E" w14:textId="77777777" w:rsidR="00BD3A09" w:rsidRPr="00EA322D" w:rsidRDefault="00BD3A09" w:rsidP="0052220A">
      <w:pPr>
        <w:pStyle w:val="Default"/>
        <w:spacing w:before="240"/>
        <w:rPr>
          <w:rFonts w:ascii="Trebuchet MS" w:hAnsi="Trebuchet MS"/>
          <w:sz w:val="22"/>
          <w:szCs w:val="22"/>
        </w:rPr>
      </w:pPr>
    </w:p>
    <w:p w14:paraId="2776803F" w14:textId="77777777" w:rsidR="00BD3A09" w:rsidRPr="00EA322D" w:rsidRDefault="00BD3A09" w:rsidP="0052220A">
      <w:pPr>
        <w:pStyle w:val="Default"/>
        <w:spacing w:before="240"/>
        <w:rPr>
          <w:rFonts w:ascii="Trebuchet MS" w:hAnsi="Trebuchet MS"/>
          <w:sz w:val="22"/>
          <w:szCs w:val="22"/>
        </w:rPr>
      </w:pPr>
    </w:p>
    <w:p w14:paraId="0822B094" w14:textId="77777777" w:rsidR="00BD3A09" w:rsidRPr="00EA322D" w:rsidRDefault="00BD3A09" w:rsidP="0052220A">
      <w:pPr>
        <w:pStyle w:val="Default"/>
        <w:spacing w:before="240"/>
        <w:rPr>
          <w:rFonts w:ascii="Trebuchet MS" w:hAnsi="Trebuchet MS"/>
          <w:sz w:val="22"/>
          <w:szCs w:val="22"/>
        </w:rPr>
      </w:pPr>
    </w:p>
    <w:p w14:paraId="7864F732" w14:textId="77777777" w:rsidR="00AC17EE" w:rsidRPr="00EA322D" w:rsidRDefault="00AC17EE" w:rsidP="0052220A">
      <w:pPr>
        <w:pStyle w:val="Default"/>
        <w:spacing w:before="240"/>
        <w:rPr>
          <w:rFonts w:ascii="Trebuchet MS" w:hAnsi="Trebuchet MS"/>
          <w:sz w:val="22"/>
          <w:szCs w:val="22"/>
        </w:rPr>
      </w:pPr>
    </w:p>
    <w:p w14:paraId="63AA279F" w14:textId="665C6B29" w:rsidR="0052220A" w:rsidRPr="00EA322D" w:rsidRDefault="0052220A" w:rsidP="0052220A">
      <w:pPr>
        <w:pStyle w:val="Default"/>
        <w:spacing w:before="240"/>
        <w:rPr>
          <w:rFonts w:ascii="Trebuchet MS" w:hAnsi="Trebuchet MS"/>
          <w:sz w:val="22"/>
          <w:szCs w:val="22"/>
        </w:rPr>
      </w:pPr>
      <w:r w:rsidRPr="00EA322D">
        <w:rPr>
          <w:rFonts w:ascii="Trebuchet MS" w:hAnsi="Trebuchet MS"/>
          <w:sz w:val="22"/>
          <w:szCs w:val="22"/>
        </w:rPr>
        <w:lastRenderedPageBreak/>
        <w:t xml:space="preserve">Anexa 5. </w:t>
      </w:r>
      <w:proofErr w:type="spellStart"/>
      <w:r w:rsidRPr="00EA322D">
        <w:rPr>
          <w:rFonts w:ascii="Trebuchet MS" w:hAnsi="Trebuchet MS"/>
          <w:sz w:val="22"/>
          <w:szCs w:val="22"/>
        </w:rPr>
        <w:t>Dendrograma</w:t>
      </w:r>
      <w:proofErr w:type="spellEnd"/>
      <w:r w:rsidRPr="00EA322D">
        <w:rPr>
          <w:rFonts w:ascii="Trebuchet MS" w:hAnsi="Trebuchet MS"/>
          <w:sz w:val="22"/>
          <w:szCs w:val="22"/>
        </w:rPr>
        <w:t xml:space="preserve"> cu evidențierea partiției cu 3 clustere</w:t>
      </w:r>
    </w:p>
    <w:p w14:paraId="384E7038" w14:textId="45EC6244" w:rsidR="00BD3A09" w:rsidRPr="00EA322D" w:rsidRDefault="00BD3A09" w:rsidP="0052220A">
      <w:pPr>
        <w:pStyle w:val="Default"/>
        <w:spacing w:before="240"/>
        <w:rPr>
          <w:rFonts w:ascii="Trebuchet MS" w:hAnsi="Trebuchet MS"/>
          <w:sz w:val="22"/>
          <w:szCs w:val="22"/>
        </w:rPr>
      </w:pPr>
      <w:r w:rsidRPr="00EA322D">
        <w:rPr>
          <w:rFonts w:ascii="Trebuchet MS" w:hAnsi="Trebuchet MS"/>
          <w:noProof/>
          <w:sz w:val="22"/>
          <w:szCs w:val="22"/>
          <w:lang w:eastAsia="ro-RO"/>
        </w:rPr>
        <w:drawing>
          <wp:inline distT="0" distB="0" distL="0" distR="0" wp14:anchorId="18829FE6" wp14:editId="412A85CB">
            <wp:extent cx="5576085" cy="3903260"/>
            <wp:effectExtent l="0" t="0" r="5715" b="254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5">
                      <a:extLst>
                        <a:ext uri="{28A0092B-C50C-407E-A947-70E740481C1C}">
                          <a14:useLocalDpi xmlns:a14="http://schemas.microsoft.com/office/drawing/2010/main" val="0"/>
                        </a:ext>
                      </a:extLst>
                    </a:blip>
                    <a:stretch>
                      <a:fillRect/>
                    </a:stretch>
                  </pic:blipFill>
                  <pic:spPr>
                    <a:xfrm>
                      <a:off x="0" y="0"/>
                      <a:ext cx="5578410" cy="3904887"/>
                    </a:xfrm>
                    <a:prstGeom prst="rect">
                      <a:avLst/>
                    </a:prstGeom>
                  </pic:spPr>
                </pic:pic>
              </a:graphicData>
            </a:graphic>
          </wp:inline>
        </w:drawing>
      </w:r>
    </w:p>
    <w:p w14:paraId="4421B744" w14:textId="411C124F" w:rsidR="0052220A" w:rsidRPr="00EA322D" w:rsidRDefault="0052220A" w:rsidP="00E57833">
      <w:pPr>
        <w:pStyle w:val="Default"/>
        <w:spacing w:before="360"/>
        <w:rPr>
          <w:rFonts w:ascii="Trebuchet MS" w:hAnsi="Trebuchet MS"/>
          <w:sz w:val="22"/>
          <w:szCs w:val="22"/>
        </w:rPr>
      </w:pPr>
      <w:r w:rsidRPr="00EA322D">
        <w:rPr>
          <w:rFonts w:ascii="Trebuchet MS" w:hAnsi="Trebuchet MS"/>
          <w:sz w:val="22"/>
          <w:szCs w:val="22"/>
        </w:rPr>
        <w:t>Anexa 6. Reprezentare în axe discriminante a partiției cu trei clustere</w:t>
      </w:r>
    </w:p>
    <w:p w14:paraId="3FA6236F" w14:textId="69914843" w:rsidR="0052220A" w:rsidRPr="00EA322D" w:rsidRDefault="00BD3A09" w:rsidP="0052220A">
      <w:pPr>
        <w:pStyle w:val="Default"/>
        <w:spacing w:before="240"/>
        <w:rPr>
          <w:rFonts w:ascii="Trebuchet MS" w:hAnsi="Trebuchet MS"/>
          <w:sz w:val="22"/>
          <w:szCs w:val="22"/>
        </w:rPr>
      </w:pPr>
      <w:r w:rsidRPr="00EA322D">
        <w:rPr>
          <w:rFonts w:ascii="Trebuchet MS" w:hAnsi="Trebuchet MS"/>
          <w:noProof/>
          <w:sz w:val="22"/>
          <w:szCs w:val="22"/>
          <w:lang w:eastAsia="ro-RO"/>
        </w:rPr>
        <w:drawing>
          <wp:inline distT="0" distB="0" distL="0" distR="0" wp14:anchorId="058E3099" wp14:editId="5032FBA9">
            <wp:extent cx="5431809" cy="3802267"/>
            <wp:effectExtent l="0" t="0" r="0" b="825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dis.png"/>
                    <pic:cNvPicPr/>
                  </pic:nvPicPr>
                  <pic:blipFill>
                    <a:blip r:embed="rId26">
                      <a:extLst>
                        <a:ext uri="{28A0092B-C50C-407E-A947-70E740481C1C}">
                          <a14:useLocalDpi xmlns:a14="http://schemas.microsoft.com/office/drawing/2010/main" val="0"/>
                        </a:ext>
                      </a:extLst>
                    </a:blip>
                    <a:stretch>
                      <a:fillRect/>
                    </a:stretch>
                  </pic:blipFill>
                  <pic:spPr>
                    <a:xfrm>
                      <a:off x="0" y="0"/>
                      <a:ext cx="5433379" cy="3803366"/>
                    </a:xfrm>
                    <a:prstGeom prst="rect">
                      <a:avLst/>
                    </a:prstGeom>
                  </pic:spPr>
                </pic:pic>
              </a:graphicData>
            </a:graphic>
          </wp:inline>
        </w:drawing>
      </w:r>
    </w:p>
    <w:sectPr w:rsidR="0052220A" w:rsidRPr="00EA322D" w:rsidSect="00423DA7">
      <w:footerReference w:type="default" r:id="rId27"/>
      <w:pgSz w:w="11906" w:h="16838"/>
      <w:pgMar w:top="126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21494" w14:textId="77777777" w:rsidR="00876D53" w:rsidRDefault="00876D53" w:rsidP="001A4367">
      <w:r>
        <w:separator/>
      </w:r>
    </w:p>
  </w:endnote>
  <w:endnote w:type="continuationSeparator" w:id="0">
    <w:p w14:paraId="2419999D" w14:textId="77777777" w:rsidR="00876D53" w:rsidRDefault="00876D53" w:rsidP="001A4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9862207"/>
      <w:docPartObj>
        <w:docPartGallery w:val="Page Numbers (Bottom of Page)"/>
        <w:docPartUnique/>
      </w:docPartObj>
    </w:sdtPr>
    <w:sdtEndPr>
      <w:rPr>
        <w:noProof/>
      </w:rPr>
    </w:sdtEndPr>
    <w:sdtContent>
      <w:p w14:paraId="03FCA8C0" w14:textId="231CB8E4" w:rsidR="004F3DD9" w:rsidRDefault="004F3DD9">
        <w:pPr>
          <w:pStyle w:val="Subsol"/>
          <w:jc w:val="center"/>
        </w:pPr>
        <w:r>
          <w:fldChar w:fldCharType="begin"/>
        </w:r>
        <w:r>
          <w:instrText xml:space="preserve"> PAGE   \* MERGEFORMAT </w:instrText>
        </w:r>
        <w:r>
          <w:fldChar w:fldCharType="separate"/>
        </w:r>
        <w:r>
          <w:rPr>
            <w:noProof/>
          </w:rPr>
          <w:t>17</w:t>
        </w:r>
        <w:r>
          <w:rPr>
            <w:noProof/>
          </w:rPr>
          <w:fldChar w:fldCharType="end"/>
        </w:r>
      </w:p>
    </w:sdtContent>
  </w:sdt>
  <w:p w14:paraId="25B5FA64" w14:textId="77777777" w:rsidR="004F3DD9" w:rsidRDefault="004F3DD9">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BD37C" w14:textId="77777777" w:rsidR="00876D53" w:rsidRDefault="00876D53" w:rsidP="001A4367">
      <w:r>
        <w:separator/>
      </w:r>
    </w:p>
  </w:footnote>
  <w:footnote w:type="continuationSeparator" w:id="0">
    <w:p w14:paraId="1D5DC1DB" w14:textId="77777777" w:rsidR="00876D53" w:rsidRDefault="00876D53" w:rsidP="001A4367">
      <w:r>
        <w:continuationSeparator/>
      </w:r>
    </w:p>
  </w:footnote>
  <w:footnote w:id="1">
    <w:p w14:paraId="631D9EC0" w14:textId="72EFDF78" w:rsidR="004F3DD9" w:rsidRDefault="004F3DD9" w:rsidP="001A4367">
      <w:pPr>
        <w:pStyle w:val="Textnotdesubsol"/>
        <w:rPr>
          <w:lang w:val="ro-RO"/>
        </w:rPr>
      </w:pPr>
      <w:r>
        <w:rPr>
          <w:rStyle w:val="Referinnotdesubsol"/>
        </w:rPr>
        <w:footnoteRef/>
      </w:r>
      <w:r>
        <w:t xml:space="preserve"> </w:t>
      </w:r>
      <w:r w:rsidRPr="00870585">
        <w:t>ec.europa.eu/eurostat/data/database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F581C"/>
    <w:multiLevelType w:val="hybridMultilevel"/>
    <w:tmpl w:val="E2B258BA"/>
    <w:lvl w:ilvl="0" w:tplc="4B94E83C">
      <w:start w:val="1"/>
      <w:numFmt w:val="upperRoman"/>
      <w:lvlText w:val="%1."/>
      <w:lvlJc w:val="left"/>
      <w:pPr>
        <w:ind w:left="1440" w:hanging="72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 Daramus">
    <w15:presenceInfo w15:providerId="None" w15:userId="Alexa Daram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868"/>
    <w:rsid w:val="00000BC5"/>
    <w:rsid w:val="00001036"/>
    <w:rsid w:val="00001888"/>
    <w:rsid w:val="000147FA"/>
    <w:rsid w:val="00015FF0"/>
    <w:rsid w:val="00021446"/>
    <w:rsid w:val="00023E63"/>
    <w:rsid w:val="00037637"/>
    <w:rsid w:val="0006711D"/>
    <w:rsid w:val="000755D0"/>
    <w:rsid w:val="00091355"/>
    <w:rsid w:val="000A1880"/>
    <w:rsid w:val="000B35BB"/>
    <w:rsid w:val="000B3A55"/>
    <w:rsid w:val="000C0915"/>
    <w:rsid w:val="000D1B9B"/>
    <w:rsid w:val="000E3292"/>
    <w:rsid w:val="000F48DC"/>
    <w:rsid w:val="000F6779"/>
    <w:rsid w:val="0012662B"/>
    <w:rsid w:val="00126A4E"/>
    <w:rsid w:val="00127367"/>
    <w:rsid w:val="00127FBA"/>
    <w:rsid w:val="00130A93"/>
    <w:rsid w:val="001A04D5"/>
    <w:rsid w:val="001A4367"/>
    <w:rsid w:val="001D3202"/>
    <w:rsid w:val="001D6B1A"/>
    <w:rsid w:val="001E1E38"/>
    <w:rsid w:val="001F4D50"/>
    <w:rsid w:val="001F5439"/>
    <w:rsid w:val="00210857"/>
    <w:rsid w:val="00221D9A"/>
    <w:rsid w:val="00235069"/>
    <w:rsid w:val="00254E8B"/>
    <w:rsid w:val="00267377"/>
    <w:rsid w:val="00286A13"/>
    <w:rsid w:val="002A2241"/>
    <w:rsid w:val="002D0A26"/>
    <w:rsid w:val="002D3DA8"/>
    <w:rsid w:val="002E6FFF"/>
    <w:rsid w:val="00332516"/>
    <w:rsid w:val="00367A4F"/>
    <w:rsid w:val="003779F8"/>
    <w:rsid w:val="00395B0F"/>
    <w:rsid w:val="003A7A63"/>
    <w:rsid w:val="003D2D49"/>
    <w:rsid w:val="003E0207"/>
    <w:rsid w:val="003E4C80"/>
    <w:rsid w:val="00416438"/>
    <w:rsid w:val="00423DA7"/>
    <w:rsid w:val="00425514"/>
    <w:rsid w:val="00443868"/>
    <w:rsid w:val="004947C8"/>
    <w:rsid w:val="004C748D"/>
    <w:rsid w:val="004F3DD9"/>
    <w:rsid w:val="004F3DFD"/>
    <w:rsid w:val="0051206A"/>
    <w:rsid w:val="0052220A"/>
    <w:rsid w:val="00540225"/>
    <w:rsid w:val="00570D3C"/>
    <w:rsid w:val="005A7DAD"/>
    <w:rsid w:val="005B2CFA"/>
    <w:rsid w:val="005B54A8"/>
    <w:rsid w:val="005C4908"/>
    <w:rsid w:val="005D23F2"/>
    <w:rsid w:val="005E763F"/>
    <w:rsid w:val="005F675B"/>
    <w:rsid w:val="00607AE6"/>
    <w:rsid w:val="0061231B"/>
    <w:rsid w:val="00614D0F"/>
    <w:rsid w:val="00616167"/>
    <w:rsid w:val="00624870"/>
    <w:rsid w:val="006260B1"/>
    <w:rsid w:val="00643439"/>
    <w:rsid w:val="0066395D"/>
    <w:rsid w:val="006728B4"/>
    <w:rsid w:val="00687484"/>
    <w:rsid w:val="00690CC2"/>
    <w:rsid w:val="006A28D6"/>
    <w:rsid w:val="006A66E0"/>
    <w:rsid w:val="006B12C2"/>
    <w:rsid w:val="006D0E0A"/>
    <w:rsid w:val="006E19C5"/>
    <w:rsid w:val="006F089A"/>
    <w:rsid w:val="00701067"/>
    <w:rsid w:val="0070489B"/>
    <w:rsid w:val="0072475A"/>
    <w:rsid w:val="007408E4"/>
    <w:rsid w:val="00755C0E"/>
    <w:rsid w:val="00760EE5"/>
    <w:rsid w:val="0077326A"/>
    <w:rsid w:val="007739E6"/>
    <w:rsid w:val="00775A2A"/>
    <w:rsid w:val="00784C6B"/>
    <w:rsid w:val="007960D2"/>
    <w:rsid w:val="007A1CA1"/>
    <w:rsid w:val="007A4FC8"/>
    <w:rsid w:val="007C20A7"/>
    <w:rsid w:val="007D27AB"/>
    <w:rsid w:val="007E6C66"/>
    <w:rsid w:val="007E701D"/>
    <w:rsid w:val="00806BA7"/>
    <w:rsid w:val="008166DB"/>
    <w:rsid w:val="00820E04"/>
    <w:rsid w:val="00833029"/>
    <w:rsid w:val="00846637"/>
    <w:rsid w:val="00850444"/>
    <w:rsid w:val="008576D5"/>
    <w:rsid w:val="00857779"/>
    <w:rsid w:val="008605FC"/>
    <w:rsid w:val="00870585"/>
    <w:rsid w:val="00876D53"/>
    <w:rsid w:val="00882A63"/>
    <w:rsid w:val="008A0A02"/>
    <w:rsid w:val="008B0EAD"/>
    <w:rsid w:val="008B3338"/>
    <w:rsid w:val="008D7FB2"/>
    <w:rsid w:val="009014C5"/>
    <w:rsid w:val="00903C66"/>
    <w:rsid w:val="00914829"/>
    <w:rsid w:val="00933D7E"/>
    <w:rsid w:val="009437DA"/>
    <w:rsid w:val="00967C97"/>
    <w:rsid w:val="00983F14"/>
    <w:rsid w:val="009A2B9A"/>
    <w:rsid w:val="009C0047"/>
    <w:rsid w:val="009C3EAF"/>
    <w:rsid w:val="009F3680"/>
    <w:rsid w:val="00A06CE7"/>
    <w:rsid w:val="00A075E7"/>
    <w:rsid w:val="00A102DE"/>
    <w:rsid w:val="00A35EC1"/>
    <w:rsid w:val="00A35F2D"/>
    <w:rsid w:val="00A422C3"/>
    <w:rsid w:val="00A452F1"/>
    <w:rsid w:val="00A46858"/>
    <w:rsid w:val="00A613DB"/>
    <w:rsid w:val="00A952BD"/>
    <w:rsid w:val="00A96FE2"/>
    <w:rsid w:val="00AC17EE"/>
    <w:rsid w:val="00AF4D98"/>
    <w:rsid w:val="00B00D1D"/>
    <w:rsid w:val="00B06F8D"/>
    <w:rsid w:val="00B83BCE"/>
    <w:rsid w:val="00BA4A16"/>
    <w:rsid w:val="00BA60DE"/>
    <w:rsid w:val="00BC288B"/>
    <w:rsid w:val="00BD3A09"/>
    <w:rsid w:val="00BE5D4B"/>
    <w:rsid w:val="00BE7B26"/>
    <w:rsid w:val="00C0470F"/>
    <w:rsid w:val="00C23ED6"/>
    <w:rsid w:val="00C25CC2"/>
    <w:rsid w:val="00C37AB4"/>
    <w:rsid w:val="00C37D8C"/>
    <w:rsid w:val="00C42F83"/>
    <w:rsid w:val="00C45ED5"/>
    <w:rsid w:val="00C5702A"/>
    <w:rsid w:val="00C6140D"/>
    <w:rsid w:val="00C6411E"/>
    <w:rsid w:val="00C73A72"/>
    <w:rsid w:val="00C77EB7"/>
    <w:rsid w:val="00C8122F"/>
    <w:rsid w:val="00C84F72"/>
    <w:rsid w:val="00CA6ADB"/>
    <w:rsid w:val="00CB38AA"/>
    <w:rsid w:val="00CC5A7B"/>
    <w:rsid w:val="00CC5C0D"/>
    <w:rsid w:val="00CC7E65"/>
    <w:rsid w:val="00CD3BA2"/>
    <w:rsid w:val="00D006E5"/>
    <w:rsid w:val="00D03BEA"/>
    <w:rsid w:val="00D23718"/>
    <w:rsid w:val="00D2784E"/>
    <w:rsid w:val="00D36CD2"/>
    <w:rsid w:val="00D430AF"/>
    <w:rsid w:val="00D70AA7"/>
    <w:rsid w:val="00D82840"/>
    <w:rsid w:val="00D8471A"/>
    <w:rsid w:val="00D943AB"/>
    <w:rsid w:val="00DB5C23"/>
    <w:rsid w:val="00DC0D4E"/>
    <w:rsid w:val="00DD119B"/>
    <w:rsid w:val="00DD335A"/>
    <w:rsid w:val="00DE03C5"/>
    <w:rsid w:val="00DE5D4C"/>
    <w:rsid w:val="00DF07B3"/>
    <w:rsid w:val="00DF723D"/>
    <w:rsid w:val="00E410AF"/>
    <w:rsid w:val="00E47681"/>
    <w:rsid w:val="00E51E2B"/>
    <w:rsid w:val="00E57833"/>
    <w:rsid w:val="00E635F0"/>
    <w:rsid w:val="00E659A1"/>
    <w:rsid w:val="00E65F88"/>
    <w:rsid w:val="00E818C7"/>
    <w:rsid w:val="00E94D4F"/>
    <w:rsid w:val="00EA322D"/>
    <w:rsid w:val="00EC6055"/>
    <w:rsid w:val="00ED5BE5"/>
    <w:rsid w:val="00EF0561"/>
    <w:rsid w:val="00EF51DF"/>
    <w:rsid w:val="00EF7E64"/>
    <w:rsid w:val="00F0321F"/>
    <w:rsid w:val="00F07EE8"/>
    <w:rsid w:val="00F2580F"/>
    <w:rsid w:val="00F55328"/>
    <w:rsid w:val="00F57668"/>
    <w:rsid w:val="00F576F5"/>
    <w:rsid w:val="00F64DC8"/>
    <w:rsid w:val="00F80694"/>
    <w:rsid w:val="00FA1234"/>
    <w:rsid w:val="00FA1757"/>
    <w:rsid w:val="00FA77A9"/>
    <w:rsid w:val="00FB74B8"/>
    <w:rsid w:val="00FD2F4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05565"/>
  <w15:chartTrackingRefBased/>
  <w15:docId w15:val="{C1A1ED3E-CA99-4E95-A639-536041A4C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367"/>
    <w:pPr>
      <w:spacing w:after="0" w:line="240" w:lineRule="auto"/>
    </w:pPr>
    <w:rPr>
      <w:rFonts w:ascii="Times New Roman" w:eastAsia="Times New Roman" w:hAnsi="Times New Roman" w:cs="Times New Roman"/>
      <w:sz w:val="24"/>
      <w:szCs w:val="24"/>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otdesubsol">
    <w:name w:val="footnote text"/>
    <w:basedOn w:val="Normal"/>
    <w:link w:val="TextnotdesubsolCaracter"/>
    <w:unhideWhenUsed/>
    <w:rsid w:val="001A4367"/>
    <w:rPr>
      <w:sz w:val="20"/>
      <w:szCs w:val="20"/>
    </w:rPr>
  </w:style>
  <w:style w:type="character" w:customStyle="1" w:styleId="TextnotdesubsolCaracter">
    <w:name w:val="Text notă de subsol Caracter"/>
    <w:basedOn w:val="Fontdeparagrafimplicit"/>
    <w:link w:val="Textnotdesubsol"/>
    <w:rsid w:val="001A4367"/>
    <w:rPr>
      <w:rFonts w:ascii="Times New Roman" w:eastAsia="Times New Roman" w:hAnsi="Times New Roman" w:cs="Times New Roman"/>
      <w:sz w:val="20"/>
      <w:szCs w:val="20"/>
      <w:lang w:val="en-US"/>
    </w:rPr>
  </w:style>
  <w:style w:type="character" w:styleId="Referinnotdesubsol">
    <w:name w:val="footnote reference"/>
    <w:basedOn w:val="Fontdeparagrafimplicit"/>
    <w:unhideWhenUsed/>
    <w:rsid w:val="001A4367"/>
    <w:rPr>
      <w:vertAlign w:val="superscript"/>
    </w:rPr>
  </w:style>
  <w:style w:type="table" w:styleId="Tabelgril1Luminos-Accentuare5">
    <w:name w:val="Grid Table 1 Light Accent 5"/>
    <w:basedOn w:val="TabelNormal"/>
    <w:uiPriority w:val="46"/>
    <w:rsid w:val="001A4367"/>
    <w:pPr>
      <w:spacing w:after="0" w:line="240" w:lineRule="auto"/>
    </w:pPr>
    <w:rPr>
      <w:rFonts w:ascii="Times New Roman" w:eastAsia="Times New Roman" w:hAnsi="Times New Roman" w:cs="Times New Roman"/>
      <w:sz w:val="20"/>
      <w:szCs w:val="20"/>
      <w:lang w:eastAsia="ro-RO"/>
    </w:rPr>
    <w:tblPr>
      <w:tblStyleRowBandSize w:val="1"/>
      <w:tblStyleColBandSize w:val="1"/>
      <w:tblInd w:w="0" w:type="nil"/>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Accentuat">
    <w:name w:val="Emphasis"/>
    <w:basedOn w:val="Fontdeparagrafimplicit"/>
    <w:uiPriority w:val="20"/>
    <w:qFormat/>
    <w:rsid w:val="001F4D50"/>
    <w:rPr>
      <w:i/>
      <w:iCs/>
    </w:rPr>
  </w:style>
  <w:style w:type="paragraph" w:styleId="PreformatatHTML">
    <w:name w:val="HTML Preformatted"/>
    <w:basedOn w:val="Normal"/>
    <w:link w:val="PreformatatHTMLCaracter"/>
    <w:uiPriority w:val="99"/>
    <w:unhideWhenUsed/>
    <w:rsid w:val="00FA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o-RO" w:eastAsia="ro-RO"/>
    </w:rPr>
  </w:style>
  <w:style w:type="character" w:customStyle="1" w:styleId="PreformatatHTMLCaracter">
    <w:name w:val="Preformatat HTML Caracter"/>
    <w:basedOn w:val="Fontdeparagrafimplicit"/>
    <w:link w:val="PreformatatHTML"/>
    <w:uiPriority w:val="99"/>
    <w:rsid w:val="00FA77A9"/>
    <w:rPr>
      <w:rFonts w:ascii="Courier New" w:eastAsia="Times New Roman" w:hAnsi="Courier New" w:cs="Courier New"/>
      <w:sz w:val="20"/>
      <w:szCs w:val="20"/>
      <w:lang w:eastAsia="ro-RO"/>
    </w:rPr>
  </w:style>
  <w:style w:type="paragraph" w:customStyle="1" w:styleId="Default">
    <w:name w:val="Default"/>
    <w:rsid w:val="009A2B9A"/>
    <w:pPr>
      <w:autoSpaceDE w:val="0"/>
      <w:autoSpaceDN w:val="0"/>
      <w:adjustRightInd w:val="0"/>
      <w:spacing w:after="0" w:line="240" w:lineRule="auto"/>
    </w:pPr>
    <w:rPr>
      <w:rFonts w:ascii="Times New Roman" w:hAnsi="Times New Roman" w:cs="Times New Roman"/>
      <w:color w:val="000000"/>
      <w:sz w:val="24"/>
      <w:szCs w:val="24"/>
    </w:rPr>
  </w:style>
  <w:style w:type="table" w:styleId="TabelgrilLuminos">
    <w:name w:val="Grid Table Light"/>
    <w:basedOn w:val="TabelNormal"/>
    <w:uiPriority w:val="40"/>
    <w:rsid w:val="000A18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gril1Luminos">
    <w:name w:val="Grid Table 1 Light"/>
    <w:basedOn w:val="TabelNormal"/>
    <w:uiPriority w:val="46"/>
    <w:rsid w:val="000A188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Fontdeparagrafimplicit"/>
    <w:uiPriority w:val="99"/>
    <w:unhideWhenUsed/>
    <w:rsid w:val="00870585"/>
    <w:rPr>
      <w:color w:val="0563C1" w:themeColor="hyperlink"/>
      <w:u w:val="single"/>
    </w:rPr>
  </w:style>
  <w:style w:type="character" w:customStyle="1" w:styleId="MeniuneNerezolvat1">
    <w:name w:val="Mențiune Nerezolvat1"/>
    <w:basedOn w:val="Fontdeparagrafimplicit"/>
    <w:uiPriority w:val="99"/>
    <w:semiHidden/>
    <w:unhideWhenUsed/>
    <w:rsid w:val="00870585"/>
    <w:rPr>
      <w:color w:val="605E5C"/>
      <w:shd w:val="clear" w:color="auto" w:fill="E1DFDD"/>
    </w:rPr>
  </w:style>
  <w:style w:type="paragraph" w:styleId="Listparagraf">
    <w:name w:val="List Paragraph"/>
    <w:basedOn w:val="Normal"/>
    <w:uiPriority w:val="34"/>
    <w:qFormat/>
    <w:rsid w:val="00870585"/>
    <w:pPr>
      <w:ind w:left="720"/>
      <w:contextualSpacing/>
    </w:pPr>
  </w:style>
  <w:style w:type="paragraph" w:styleId="Antet">
    <w:name w:val="header"/>
    <w:basedOn w:val="Normal"/>
    <w:link w:val="AntetCaracter"/>
    <w:uiPriority w:val="99"/>
    <w:unhideWhenUsed/>
    <w:rsid w:val="00E659A1"/>
    <w:pPr>
      <w:tabs>
        <w:tab w:val="center" w:pos="4680"/>
        <w:tab w:val="right" w:pos="9360"/>
      </w:tabs>
    </w:pPr>
  </w:style>
  <w:style w:type="character" w:customStyle="1" w:styleId="AntetCaracter">
    <w:name w:val="Antet Caracter"/>
    <w:basedOn w:val="Fontdeparagrafimplicit"/>
    <w:link w:val="Antet"/>
    <w:uiPriority w:val="99"/>
    <w:rsid w:val="00E659A1"/>
    <w:rPr>
      <w:rFonts w:ascii="Times New Roman" w:eastAsia="Times New Roman" w:hAnsi="Times New Roman" w:cs="Times New Roman"/>
      <w:sz w:val="24"/>
      <w:szCs w:val="24"/>
      <w:lang w:val="en-US"/>
    </w:rPr>
  </w:style>
  <w:style w:type="paragraph" w:styleId="Subsol">
    <w:name w:val="footer"/>
    <w:basedOn w:val="Normal"/>
    <w:link w:val="SubsolCaracter"/>
    <w:uiPriority w:val="99"/>
    <w:unhideWhenUsed/>
    <w:rsid w:val="00E659A1"/>
    <w:pPr>
      <w:tabs>
        <w:tab w:val="center" w:pos="4680"/>
        <w:tab w:val="right" w:pos="9360"/>
      </w:tabs>
    </w:pPr>
  </w:style>
  <w:style w:type="character" w:customStyle="1" w:styleId="SubsolCaracter">
    <w:name w:val="Subsol Caracter"/>
    <w:basedOn w:val="Fontdeparagrafimplicit"/>
    <w:link w:val="Subsol"/>
    <w:uiPriority w:val="99"/>
    <w:rsid w:val="00E659A1"/>
    <w:rPr>
      <w:rFonts w:ascii="Times New Roman" w:eastAsia="Times New Roman" w:hAnsi="Times New Roman" w:cs="Times New Roman"/>
      <w:sz w:val="24"/>
      <w:szCs w:val="24"/>
      <w:lang w:val="en-US"/>
    </w:rPr>
  </w:style>
  <w:style w:type="paragraph" w:styleId="TextnBalon">
    <w:name w:val="Balloon Text"/>
    <w:basedOn w:val="Normal"/>
    <w:link w:val="TextnBalonCaracter"/>
    <w:uiPriority w:val="99"/>
    <w:semiHidden/>
    <w:unhideWhenUsed/>
    <w:rsid w:val="00D82840"/>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D82840"/>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2378">
      <w:bodyDiv w:val="1"/>
      <w:marLeft w:val="0"/>
      <w:marRight w:val="0"/>
      <w:marTop w:val="0"/>
      <w:marBottom w:val="0"/>
      <w:divBdr>
        <w:top w:val="none" w:sz="0" w:space="0" w:color="auto"/>
        <w:left w:val="none" w:sz="0" w:space="0" w:color="auto"/>
        <w:bottom w:val="none" w:sz="0" w:space="0" w:color="auto"/>
        <w:right w:val="none" w:sz="0" w:space="0" w:color="auto"/>
      </w:divBdr>
    </w:div>
    <w:div w:id="364646544">
      <w:bodyDiv w:val="1"/>
      <w:marLeft w:val="0"/>
      <w:marRight w:val="0"/>
      <w:marTop w:val="0"/>
      <w:marBottom w:val="0"/>
      <w:divBdr>
        <w:top w:val="none" w:sz="0" w:space="0" w:color="auto"/>
        <w:left w:val="none" w:sz="0" w:space="0" w:color="auto"/>
        <w:bottom w:val="none" w:sz="0" w:space="0" w:color="auto"/>
        <w:right w:val="none" w:sz="0" w:space="0" w:color="auto"/>
      </w:divBdr>
    </w:div>
    <w:div w:id="640040219">
      <w:bodyDiv w:val="1"/>
      <w:marLeft w:val="0"/>
      <w:marRight w:val="0"/>
      <w:marTop w:val="0"/>
      <w:marBottom w:val="0"/>
      <w:divBdr>
        <w:top w:val="none" w:sz="0" w:space="0" w:color="auto"/>
        <w:left w:val="none" w:sz="0" w:space="0" w:color="auto"/>
        <w:bottom w:val="none" w:sz="0" w:space="0" w:color="auto"/>
        <w:right w:val="none" w:sz="0" w:space="0" w:color="auto"/>
      </w:divBdr>
    </w:div>
    <w:div w:id="726226198">
      <w:bodyDiv w:val="1"/>
      <w:marLeft w:val="0"/>
      <w:marRight w:val="0"/>
      <w:marTop w:val="0"/>
      <w:marBottom w:val="0"/>
      <w:divBdr>
        <w:top w:val="none" w:sz="0" w:space="0" w:color="auto"/>
        <w:left w:val="none" w:sz="0" w:space="0" w:color="auto"/>
        <w:bottom w:val="none" w:sz="0" w:space="0" w:color="auto"/>
        <w:right w:val="none" w:sz="0" w:space="0" w:color="auto"/>
      </w:divBdr>
    </w:div>
    <w:div w:id="802698404">
      <w:bodyDiv w:val="1"/>
      <w:marLeft w:val="0"/>
      <w:marRight w:val="0"/>
      <w:marTop w:val="0"/>
      <w:marBottom w:val="0"/>
      <w:divBdr>
        <w:top w:val="none" w:sz="0" w:space="0" w:color="auto"/>
        <w:left w:val="none" w:sz="0" w:space="0" w:color="auto"/>
        <w:bottom w:val="none" w:sz="0" w:space="0" w:color="auto"/>
        <w:right w:val="none" w:sz="0" w:space="0" w:color="auto"/>
      </w:divBdr>
    </w:div>
    <w:div w:id="817107875">
      <w:bodyDiv w:val="1"/>
      <w:marLeft w:val="0"/>
      <w:marRight w:val="0"/>
      <w:marTop w:val="0"/>
      <w:marBottom w:val="0"/>
      <w:divBdr>
        <w:top w:val="none" w:sz="0" w:space="0" w:color="auto"/>
        <w:left w:val="none" w:sz="0" w:space="0" w:color="auto"/>
        <w:bottom w:val="none" w:sz="0" w:space="0" w:color="auto"/>
        <w:right w:val="none" w:sz="0" w:space="0" w:color="auto"/>
      </w:divBdr>
    </w:div>
    <w:div w:id="895898407">
      <w:bodyDiv w:val="1"/>
      <w:marLeft w:val="0"/>
      <w:marRight w:val="0"/>
      <w:marTop w:val="0"/>
      <w:marBottom w:val="0"/>
      <w:divBdr>
        <w:top w:val="none" w:sz="0" w:space="0" w:color="auto"/>
        <w:left w:val="none" w:sz="0" w:space="0" w:color="auto"/>
        <w:bottom w:val="none" w:sz="0" w:space="0" w:color="auto"/>
        <w:right w:val="none" w:sz="0" w:space="0" w:color="auto"/>
      </w:divBdr>
    </w:div>
    <w:div w:id="1035932813">
      <w:bodyDiv w:val="1"/>
      <w:marLeft w:val="0"/>
      <w:marRight w:val="0"/>
      <w:marTop w:val="0"/>
      <w:marBottom w:val="0"/>
      <w:divBdr>
        <w:top w:val="none" w:sz="0" w:space="0" w:color="auto"/>
        <w:left w:val="none" w:sz="0" w:space="0" w:color="auto"/>
        <w:bottom w:val="none" w:sz="0" w:space="0" w:color="auto"/>
        <w:right w:val="none" w:sz="0" w:space="0" w:color="auto"/>
      </w:divBdr>
    </w:div>
    <w:div w:id="1604219611">
      <w:bodyDiv w:val="1"/>
      <w:marLeft w:val="0"/>
      <w:marRight w:val="0"/>
      <w:marTop w:val="0"/>
      <w:marBottom w:val="0"/>
      <w:divBdr>
        <w:top w:val="none" w:sz="0" w:space="0" w:color="auto"/>
        <w:left w:val="none" w:sz="0" w:space="0" w:color="auto"/>
        <w:bottom w:val="none" w:sz="0" w:space="0" w:color="auto"/>
        <w:right w:val="none" w:sz="0" w:space="0" w:color="auto"/>
      </w:divBdr>
    </w:div>
    <w:div w:id="1653488267">
      <w:bodyDiv w:val="1"/>
      <w:marLeft w:val="0"/>
      <w:marRight w:val="0"/>
      <w:marTop w:val="0"/>
      <w:marBottom w:val="0"/>
      <w:divBdr>
        <w:top w:val="none" w:sz="0" w:space="0" w:color="auto"/>
        <w:left w:val="none" w:sz="0" w:space="0" w:color="auto"/>
        <w:bottom w:val="none" w:sz="0" w:space="0" w:color="auto"/>
        <w:right w:val="none" w:sz="0" w:space="0" w:color="auto"/>
      </w:divBdr>
    </w:div>
    <w:div w:id="213905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453F5-109D-4F62-9586-7677C73E6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18</Pages>
  <Words>2653</Words>
  <Characters>15124</Characters>
  <Application>Microsoft Office Word</Application>
  <DocSecurity>0</DocSecurity>
  <Lines>126</Lines>
  <Paragraphs>35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Daramus</dc:creator>
  <cp:keywords/>
  <dc:description/>
  <cp:lastModifiedBy>Alexa Daramus</cp:lastModifiedBy>
  <cp:revision>194</cp:revision>
  <dcterms:created xsi:type="dcterms:W3CDTF">2019-01-15T10:24:00Z</dcterms:created>
  <dcterms:modified xsi:type="dcterms:W3CDTF">2019-03-23T10:04:00Z</dcterms:modified>
</cp:coreProperties>
</file>